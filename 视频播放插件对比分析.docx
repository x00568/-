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微软雅黑" w:hAnsiTheme="minorHAnsi" w:cstheme="minorBidi"/>
          <w:b w:val="0"/>
          <w:bCs w:val="0"/>
          <w:color w:val="auto"/>
          <w:kern w:val="2"/>
          <w:szCs w:val="22"/>
          <w:lang w:val="zh-CN"/>
        </w:rPr>
        <w:id w:val="-1104338047"/>
        <w:docPartObj>
          <w:docPartGallery w:val="Table of Contents"/>
          <w:docPartUnique/>
        </w:docPartObj>
      </w:sdtPr>
      <w:sdtEndPr/>
      <w:sdtContent>
        <w:p w:rsidR="00CA2507" w:rsidRPr="0057686A" w:rsidRDefault="00CA2507" w:rsidP="00CA2507">
          <w:pPr>
            <w:pStyle w:val="TOC"/>
            <w:jc w:val="center"/>
            <w:rPr>
              <w:rFonts w:ascii="微软雅黑" w:eastAsia="微软雅黑" w:hAnsi="微软雅黑"/>
              <w:noProof/>
              <w:color w:val="000000" w:themeColor="text1"/>
              <w:sz w:val="21"/>
              <w:rPrChange w:id="0" w:author="薛飞跃" w:date="2017-11-28T11:35:00Z">
                <w:rPr>
                  <w:rFonts w:eastAsiaTheme="minorEastAsia"/>
                  <w:noProof/>
                  <w:sz w:val="21"/>
                </w:rPr>
              </w:rPrChange>
            </w:rPr>
          </w:pPr>
          <w:r w:rsidRPr="0057686A">
            <w:rPr>
              <w:rFonts w:ascii="微软雅黑" w:eastAsia="微软雅黑" w:hAnsi="微软雅黑" w:hint="eastAsia"/>
              <w:color w:val="000000" w:themeColor="text1"/>
              <w:lang w:val="zh-CN"/>
              <w:rPrChange w:id="1" w:author="薛飞跃" w:date="2017-11-28T11:35:00Z">
                <w:rPr>
                  <w:rFonts w:hint="eastAsia"/>
                  <w:lang w:val="zh-CN"/>
                </w:rPr>
              </w:rPrChange>
            </w:rPr>
            <w:t>视频播放插件对比分析</w:t>
          </w:r>
          <w:r w:rsidRPr="0057686A">
            <w:rPr>
              <w:rFonts w:ascii="微软雅黑" w:eastAsia="微软雅黑" w:hAnsi="微软雅黑"/>
              <w:color w:val="000000" w:themeColor="text1"/>
              <w:rPrChange w:id="2" w:author="薛飞跃" w:date="2017-11-28T11:35:00Z">
                <w:rPr/>
              </w:rPrChange>
            </w:rPr>
            <w:fldChar w:fldCharType="begin"/>
          </w:r>
          <w:r w:rsidRPr="0057686A">
            <w:rPr>
              <w:rFonts w:ascii="微软雅黑" w:eastAsia="微软雅黑" w:hAnsi="微软雅黑"/>
              <w:color w:val="000000" w:themeColor="text1"/>
              <w:rPrChange w:id="3" w:author="薛飞跃" w:date="2017-11-28T11:35:00Z">
                <w:rPr/>
              </w:rPrChange>
            </w:rPr>
            <w:instrText xml:space="preserve"> TOC \o "1-3" \h \z \u </w:instrText>
          </w:r>
          <w:r w:rsidRPr="0057686A">
            <w:rPr>
              <w:rFonts w:ascii="微软雅黑" w:eastAsia="微软雅黑" w:hAnsi="微软雅黑"/>
              <w:color w:val="000000" w:themeColor="text1"/>
              <w:rPrChange w:id="4" w:author="薛飞跃" w:date="2017-11-28T11:35:00Z">
                <w:rPr>
                  <w:rFonts w:asciiTheme="minorHAnsi" w:eastAsia="微软雅黑" w:hAnsiTheme="minorHAnsi" w:cstheme="minorBidi"/>
                  <w:color w:val="auto"/>
                  <w:kern w:val="2"/>
                  <w:szCs w:val="22"/>
                  <w:lang w:val="zh-CN"/>
                </w:rPr>
              </w:rPrChange>
            </w:rPr>
            <w:fldChar w:fldCharType="separate"/>
          </w:r>
        </w:p>
        <w:p w:rsidR="00CA2507" w:rsidRPr="0057686A" w:rsidRDefault="008D09BA">
          <w:pPr>
            <w:pStyle w:val="10"/>
            <w:tabs>
              <w:tab w:val="left" w:pos="840"/>
              <w:tab w:val="right" w:leader="dot" w:pos="8296"/>
            </w:tabs>
            <w:rPr>
              <w:rFonts w:ascii="微软雅黑" w:hAnsi="微软雅黑"/>
              <w:noProof/>
              <w:color w:val="000000" w:themeColor="text1"/>
              <w:sz w:val="21"/>
              <w:rPrChange w:id="5" w:author="薛飞跃" w:date="2017-11-28T11:35:00Z">
                <w:rPr>
                  <w:rFonts w:eastAsiaTheme="minorEastAsia"/>
                  <w:noProof/>
                  <w:sz w:val="21"/>
                </w:rPr>
              </w:rPrChange>
            </w:rPr>
          </w:pPr>
          <w:r w:rsidRPr="0057686A">
            <w:rPr>
              <w:rFonts w:ascii="微软雅黑" w:hAnsi="微软雅黑"/>
              <w:color w:val="000000" w:themeColor="text1"/>
              <w:rPrChange w:id="6" w:author="薛飞跃" w:date="2017-11-28T11:35:00Z">
                <w:rPr/>
              </w:rPrChange>
            </w:rPr>
            <w:fldChar w:fldCharType="begin"/>
          </w:r>
          <w:r w:rsidRPr="0057686A">
            <w:rPr>
              <w:rFonts w:ascii="微软雅黑" w:hAnsi="微软雅黑"/>
              <w:color w:val="000000" w:themeColor="text1"/>
              <w:rPrChange w:id="7" w:author="薛飞跃" w:date="2017-11-28T11:35:00Z">
                <w:rPr/>
              </w:rPrChange>
            </w:rPr>
            <w:instrText xml:space="preserve"> HYPERLINK \l "_Toc499631007" </w:instrText>
          </w:r>
          <w:r w:rsidRPr="0057686A">
            <w:rPr>
              <w:rFonts w:ascii="微软雅黑" w:hAnsi="微软雅黑"/>
              <w:color w:val="000000" w:themeColor="text1"/>
              <w:rPrChange w:id="8" w:author="薛飞跃" w:date="2017-11-28T11:35:00Z">
                <w:rPr>
                  <w:noProof/>
                </w:rPr>
              </w:rPrChange>
            </w:rPr>
            <w:fldChar w:fldCharType="separate"/>
          </w:r>
          <w:r w:rsidR="00CA2507" w:rsidRPr="0057686A">
            <w:rPr>
              <w:rStyle w:val="a6"/>
              <w:rFonts w:ascii="微软雅黑" w:hAnsi="微软雅黑" w:hint="eastAsia"/>
              <w:noProof/>
              <w:color w:val="000000" w:themeColor="text1"/>
              <w:rPrChange w:id="9" w:author="薛飞跃" w:date="2017-11-28T11:35:00Z">
                <w:rPr>
                  <w:rStyle w:val="a6"/>
                  <w:rFonts w:hint="eastAsia"/>
                  <w:noProof/>
                </w:rPr>
              </w:rPrChange>
            </w:rPr>
            <w:t>一、</w:t>
          </w:r>
          <w:r w:rsidR="00CA2507" w:rsidRPr="0057686A">
            <w:rPr>
              <w:rFonts w:ascii="微软雅黑" w:hAnsi="微软雅黑"/>
              <w:noProof/>
              <w:color w:val="000000" w:themeColor="text1"/>
              <w:sz w:val="21"/>
              <w:rPrChange w:id="10" w:author="薛飞跃" w:date="2017-11-28T11:35:00Z">
                <w:rPr>
                  <w:rFonts w:eastAsiaTheme="minorEastAsia"/>
                  <w:noProof/>
                  <w:sz w:val="21"/>
                </w:rPr>
              </w:rPrChange>
            </w:rPr>
            <w:tab/>
          </w:r>
          <w:r w:rsidR="00CA2507" w:rsidRPr="0057686A">
            <w:rPr>
              <w:rStyle w:val="a6"/>
              <w:rFonts w:ascii="微软雅黑" w:hAnsi="微软雅黑" w:hint="eastAsia"/>
              <w:noProof/>
              <w:color w:val="000000" w:themeColor="text1"/>
              <w:rPrChange w:id="11" w:author="薛飞跃" w:date="2017-11-28T11:35:00Z">
                <w:rPr>
                  <w:rStyle w:val="a6"/>
                  <w:rFonts w:hint="eastAsia"/>
                  <w:noProof/>
                </w:rPr>
              </w:rPrChange>
            </w:rPr>
            <w:t>使用版本以及测试素材</w:t>
          </w:r>
          <w:r w:rsidR="00CA2507" w:rsidRPr="0057686A">
            <w:rPr>
              <w:rFonts w:ascii="微软雅黑" w:hAnsi="微软雅黑"/>
              <w:noProof/>
              <w:webHidden/>
              <w:color w:val="000000" w:themeColor="text1"/>
              <w:rPrChange w:id="12" w:author="薛飞跃" w:date="2017-11-28T11:35:00Z">
                <w:rPr>
                  <w:noProof/>
                  <w:webHidden/>
                </w:rPr>
              </w:rPrChange>
            </w:rPr>
            <w:tab/>
          </w:r>
          <w:r w:rsidR="00CA2507" w:rsidRPr="0057686A">
            <w:rPr>
              <w:rFonts w:ascii="微软雅黑" w:hAnsi="微软雅黑"/>
              <w:noProof/>
              <w:webHidden/>
              <w:color w:val="000000" w:themeColor="text1"/>
              <w:rPrChange w:id="13" w:author="薛飞跃" w:date="2017-11-28T11:35:00Z">
                <w:rPr>
                  <w:noProof/>
                  <w:webHidden/>
                </w:rPr>
              </w:rPrChange>
            </w:rPr>
            <w:fldChar w:fldCharType="begin"/>
          </w:r>
          <w:r w:rsidR="00CA2507" w:rsidRPr="0057686A">
            <w:rPr>
              <w:rFonts w:ascii="微软雅黑" w:hAnsi="微软雅黑"/>
              <w:noProof/>
              <w:webHidden/>
              <w:color w:val="000000" w:themeColor="text1"/>
              <w:rPrChange w:id="14" w:author="薛飞跃" w:date="2017-11-28T11:35:00Z">
                <w:rPr>
                  <w:noProof/>
                  <w:webHidden/>
                </w:rPr>
              </w:rPrChange>
            </w:rPr>
            <w:instrText xml:space="preserve"> PAGEREF _Toc499631007 \h </w:instrText>
          </w:r>
          <w:r w:rsidR="00CA2507" w:rsidRPr="0057686A">
            <w:rPr>
              <w:rFonts w:ascii="微软雅黑" w:hAnsi="微软雅黑"/>
              <w:noProof/>
              <w:webHidden/>
              <w:color w:val="000000" w:themeColor="text1"/>
              <w:rPrChange w:id="15" w:author="薛飞跃" w:date="2017-11-28T11:35:00Z">
                <w:rPr>
                  <w:rFonts w:ascii="微软雅黑" w:hAnsi="微软雅黑"/>
                  <w:noProof/>
                  <w:webHidden/>
                  <w:color w:val="000000" w:themeColor="text1"/>
                </w:rPr>
              </w:rPrChange>
            </w:rPr>
          </w:r>
          <w:r w:rsidR="00CA2507" w:rsidRPr="0057686A">
            <w:rPr>
              <w:rFonts w:ascii="微软雅黑" w:hAnsi="微软雅黑"/>
              <w:noProof/>
              <w:webHidden/>
              <w:color w:val="000000" w:themeColor="text1"/>
              <w:rPrChange w:id="16" w:author="薛飞跃" w:date="2017-11-28T11:35:00Z">
                <w:rPr>
                  <w:noProof/>
                  <w:webHidden/>
                </w:rPr>
              </w:rPrChange>
            </w:rPr>
            <w:fldChar w:fldCharType="separate"/>
          </w:r>
          <w:r w:rsidR="00CA2507" w:rsidRPr="0057686A">
            <w:rPr>
              <w:rFonts w:ascii="微软雅黑" w:hAnsi="微软雅黑"/>
              <w:noProof/>
              <w:webHidden/>
              <w:color w:val="000000" w:themeColor="text1"/>
              <w:rPrChange w:id="17" w:author="薛飞跃" w:date="2017-11-28T11:35:00Z">
                <w:rPr>
                  <w:noProof/>
                  <w:webHidden/>
                </w:rPr>
              </w:rPrChange>
            </w:rPr>
            <w:t>1</w:t>
          </w:r>
          <w:r w:rsidR="00CA2507" w:rsidRPr="0057686A">
            <w:rPr>
              <w:rFonts w:ascii="微软雅黑" w:hAnsi="微软雅黑"/>
              <w:noProof/>
              <w:webHidden/>
              <w:color w:val="000000" w:themeColor="text1"/>
              <w:rPrChange w:id="18" w:author="薛飞跃" w:date="2017-11-28T11:35:00Z">
                <w:rPr>
                  <w:noProof/>
                  <w:webHidden/>
                </w:rPr>
              </w:rPrChange>
            </w:rPr>
            <w:fldChar w:fldCharType="end"/>
          </w:r>
          <w:r w:rsidRPr="0057686A">
            <w:rPr>
              <w:rFonts w:ascii="微软雅黑" w:hAnsi="微软雅黑"/>
              <w:noProof/>
              <w:color w:val="000000" w:themeColor="text1"/>
              <w:rPrChange w:id="19" w:author="薛飞跃" w:date="2017-11-28T11:35:00Z">
                <w:rPr>
                  <w:noProof/>
                </w:rPr>
              </w:rPrChange>
            </w:rPr>
            <w:fldChar w:fldCharType="end"/>
          </w:r>
        </w:p>
        <w:p w:rsidR="00CA2507" w:rsidRPr="0057686A" w:rsidRDefault="008D09BA" w:rsidP="00CA2507">
          <w:pPr>
            <w:pStyle w:val="20"/>
            <w:tabs>
              <w:tab w:val="right" w:leader="dot" w:pos="8296"/>
            </w:tabs>
            <w:ind w:left="560"/>
            <w:rPr>
              <w:rFonts w:ascii="微软雅黑" w:hAnsi="微软雅黑"/>
              <w:noProof/>
              <w:color w:val="000000" w:themeColor="text1"/>
              <w:sz w:val="21"/>
              <w:rPrChange w:id="20" w:author="薛飞跃" w:date="2017-11-28T11:35:00Z">
                <w:rPr>
                  <w:rFonts w:eastAsiaTheme="minorEastAsia"/>
                  <w:noProof/>
                  <w:sz w:val="21"/>
                </w:rPr>
              </w:rPrChange>
            </w:rPr>
          </w:pPr>
          <w:r w:rsidRPr="0057686A">
            <w:rPr>
              <w:rFonts w:ascii="微软雅黑" w:hAnsi="微软雅黑"/>
              <w:color w:val="000000" w:themeColor="text1"/>
              <w:rPrChange w:id="21" w:author="薛飞跃" w:date="2017-11-28T11:35:00Z">
                <w:rPr/>
              </w:rPrChange>
            </w:rPr>
            <w:fldChar w:fldCharType="begin"/>
          </w:r>
          <w:r w:rsidRPr="0057686A">
            <w:rPr>
              <w:rFonts w:ascii="微软雅黑" w:hAnsi="微软雅黑"/>
              <w:color w:val="000000" w:themeColor="text1"/>
              <w:rPrChange w:id="22" w:author="薛飞跃" w:date="2017-11-28T11:35:00Z">
                <w:rPr/>
              </w:rPrChange>
            </w:rPr>
            <w:instrText xml:space="preserve"> HYPERLINK \l "_Toc499631008" </w:instrText>
          </w:r>
          <w:r w:rsidRPr="0057686A">
            <w:rPr>
              <w:rFonts w:ascii="微软雅黑" w:hAnsi="微软雅黑"/>
              <w:color w:val="000000" w:themeColor="text1"/>
              <w:rPrChange w:id="23" w:author="薛飞跃" w:date="2017-11-28T11:35:00Z">
                <w:rPr>
                  <w:noProof/>
                </w:rPr>
              </w:rPrChange>
            </w:rPr>
            <w:fldChar w:fldCharType="separate"/>
          </w:r>
          <w:r w:rsidR="00CA2507" w:rsidRPr="0057686A">
            <w:rPr>
              <w:rStyle w:val="a6"/>
              <w:rFonts w:ascii="微软雅黑" w:hAnsi="微软雅黑"/>
              <w:noProof/>
              <w:color w:val="000000" w:themeColor="text1"/>
              <w:rPrChange w:id="24" w:author="薛飞跃" w:date="2017-11-28T11:35:00Z">
                <w:rPr>
                  <w:rStyle w:val="a6"/>
                  <w:noProof/>
                </w:rPr>
              </w:rPrChange>
            </w:rPr>
            <w:t>1.Unity</w:t>
          </w:r>
          <w:r w:rsidR="00CA2507" w:rsidRPr="0057686A">
            <w:rPr>
              <w:rFonts w:ascii="微软雅黑" w:hAnsi="微软雅黑"/>
              <w:noProof/>
              <w:webHidden/>
              <w:color w:val="000000" w:themeColor="text1"/>
              <w:rPrChange w:id="25" w:author="薛飞跃" w:date="2017-11-28T11:35:00Z">
                <w:rPr>
                  <w:noProof/>
                  <w:webHidden/>
                </w:rPr>
              </w:rPrChange>
            </w:rPr>
            <w:tab/>
          </w:r>
          <w:r w:rsidR="00CA2507" w:rsidRPr="0057686A">
            <w:rPr>
              <w:rFonts w:ascii="微软雅黑" w:hAnsi="微软雅黑"/>
              <w:noProof/>
              <w:webHidden/>
              <w:color w:val="000000" w:themeColor="text1"/>
              <w:rPrChange w:id="26" w:author="薛飞跃" w:date="2017-11-28T11:35:00Z">
                <w:rPr>
                  <w:noProof/>
                  <w:webHidden/>
                </w:rPr>
              </w:rPrChange>
            </w:rPr>
            <w:fldChar w:fldCharType="begin"/>
          </w:r>
          <w:r w:rsidR="00CA2507" w:rsidRPr="0057686A">
            <w:rPr>
              <w:rFonts w:ascii="微软雅黑" w:hAnsi="微软雅黑"/>
              <w:noProof/>
              <w:webHidden/>
              <w:color w:val="000000" w:themeColor="text1"/>
              <w:rPrChange w:id="27" w:author="薛飞跃" w:date="2017-11-28T11:35:00Z">
                <w:rPr>
                  <w:noProof/>
                  <w:webHidden/>
                </w:rPr>
              </w:rPrChange>
            </w:rPr>
            <w:instrText xml:space="preserve"> PAGEREF _Toc499631008 \h </w:instrText>
          </w:r>
          <w:r w:rsidR="00CA2507" w:rsidRPr="0057686A">
            <w:rPr>
              <w:rFonts w:ascii="微软雅黑" w:hAnsi="微软雅黑"/>
              <w:noProof/>
              <w:webHidden/>
              <w:color w:val="000000" w:themeColor="text1"/>
              <w:rPrChange w:id="28" w:author="薛飞跃" w:date="2017-11-28T11:35:00Z">
                <w:rPr>
                  <w:rFonts w:ascii="微软雅黑" w:hAnsi="微软雅黑"/>
                  <w:noProof/>
                  <w:webHidden/>
                  <w:color w:val="000000" w:themeColor="text1"/>
                </w:rPr>
              </w:rPrChange>
            </w:rPr>
          </w:r>
          <w:r w:rsidR="00CA2507" w:rsidRPr="0057686A">
            <w:rPr>
              <w:rFonts w:ascii="微软雅黑" w:hAnsi="微软雅黑"/>
              <w:noProof/>
              <w:webHidden/>
              <w:color w:val="000000" w:themeColor="text1"/>
              <w:rPrChange w:id="29" w:author="薛飞跃" w:date="2017-11-28T11:35:00Z">
                <w:rPr>
                  <w:noProof/>
                  <w:webHidden/>
                </w:rPr>
              </w:rPrChange>
            </w:rPr>
            <w:fldChar w:fldCharType="separate"/>
          </w:r>
          <w:r w:rsidR="00CA2507" w:rsidRPr="0057686A">
            <w:rPr>
              <w:rFonts w:ascii="微软雅黑" w:hAnsi="微软雅黑"/>
              <w:noProof/>
              <w:webHidden/>
              <w:color w:val="000000" w:themeColor="text1"/>
              <w:rPrChange w:id="30" w:author="薛飞跃" w:date="2017-11-28T11:35:00Z">
                <w:rPr>
                  <w:noProof/>
                  <w:webHidden/>
                </w:rPr>
              </w:rPrChange>
            </w:rPr>
            <w:t>1</w:t>
          </w:r>
          <w:r w:rsidR="00CA2507" w:rsidRPr="0057686A">
            <w:rPr>
              <w:rFonts w:ascii="微软雅黑" w:hAnsi="微软雅黑"/>
              <w:noProof/>
              <w:webHidden/>
              <w:color w:val="000000" w:themeColor="text1"/>
              <w:rPrChange w:id="31" w:author="薛飞跃" w:date="2017-11-28T11:35:00Z">
                <w:rPr>
                  <w:noProof/>
                  <w:webHidden/>
                </w:rPr>
              </w:rPrChange>
            </w:rPr>
            <w:fldChar w:fldCharType="end"/>
          </w:r>
          <w:r w:rsidRPr="0057686A">
            <w:rPr>
              <w:rFonts w:ascii="微软雅黑" w:hAnsi="微软雅黑"/>
              <w:noProof/>
              <w:color w:val="000000" w:themeColor="text1"/>
              <w:rPrChange w:id="32" w:author="薛飞跃" w:date="2017-11-28T11:35:00Z">
                <w:rPr>
                  <w:noProof/>
                </w:rPr>
              </w:rPrChange>
            </w:rPr>
            <w:fldChar w:fldCharType="end"/>
          </w:r>
        </w:p>
        <w:p w:rsidR="00CA2507" w:rsidRPr="0057686A" w:rsidRDefault="008D09BA" w:rsidP="00CA2507">
          <w:pPr>
            <w:pStyle w:val="20"/>
            <w:tabs>
              <w:tab w:val="right" w:leader="dot" w:pos="8296"/>
            </w:tabs>
            <w:ind w:left="560"/>
            <w:rPr>
              <w:rFonts w:ascii="微软雅黑" w:hAnsi="微软雅黑"/>
              <w:noProof/>
              <w:color w:val="000000" w:themeColor="text1"/>
              <w:sz w:val="21"/>
              <w:rPrChange w:id="33" w:author="薛飞跃" w:date="2017-11-28T11:35:00Z">
                <w:rPr>
                  <w:rFonts w:eastAsiaTheme="minorEastAsia"/>
                  <w:noProof/>
                  <w:sz w:val="21"/>
                </w:rPr>
              </w:rPrChange>
            </w:rPr>
          </w:pPr>
          <w:r w:rsidRPr="0057686A">
            <w:rPr>
              <w:rFonts w:ascii="微软雅黑" w:hAnsi="微软雅黑"/>
              <w:color w:val="000000" w:themeColor="text1"/>
              <w:rPrChange w:id="34" w:author="薛飞跃" w:date="2017-11-28T11:35:00Z">
                <w:rPr/>
              </w:rPrChange>
            </w:rPr>
            <w:fldChar w:fldCharType="begin"/>
          </w:r>
          <w:r w:rsidRPr="0057686A">
            <w:rPr>
              <w:rFonts w:ascii="微软雅黑" w:hAnsi="微软雅黑"/>
              <w:color w:val="000000" w:themeColor="text1"/>
              <w:rPrChange w:id="35" w:author="薛飞跃" w:date="2017-11-28T11:35:00Z">
                <w:rPr/>
              </w:rPrChange>
            </w:rPr>
            <w:instrText xml:space="preserve"> HYPERLINK \l "_Toc499631009" </w:instrText>
          </w:r>
          <w:r w:rsidRPr="0057686A">
            <w:rPr>
              <w:rFonts w:ascii="微软雅黑" w:hAnsi="微软雅黑"/>
              <w:color w:val="000000" w:themeColor="text1"/>
              <w:rPrChange w:id="36" w:author="薛飞跃" w:date="2017-11-28T11:35:00Z">
                <w:rPr>
                  <w:noProof/>
                </w:rPr>
              </w:rPrChange>
            </w:rPr>
            <w:fldChar w:fldCharType="separate"/>
          </w:r>
          <w:r w:rsidR="00CA2507" w:rsidRPr="0057686A">
            <w:rPr>
              <w:rStyle w:val="a6"/>
              <w:rFonts w:ascii="微软雅黑" w:hAnsi="微软雅黑"/>
              <w:noProof/>
              <w:color w:val="000000" w:themeColor="text1"/>
              <w:rPrChange w:id="37" w:author="薛飞跃" w:date="2017-11-28T11:35:00Z">
                <w:rPr>
                  <w:rStyle w:val="a6"/>
                  <w:noProof/>
                </w:rPr>
              </w:rPrChange>
            </w:rPr>
            <w:t>2.AVProVideo</w:t>
          </w:r>
          <w:r w:rsidR="00CA2507" w:rsidRPr="0057686A">
            <w:rPr>
              <w:rFonts w:ascii="微软雅黑" w:hAnsi="微软雅黑"/>
              <w:noProof/>
              <w:webHidden/>
              <w:color w:val="000000" w:themeColor="text1"/>
              <w:rPrChange w:id="38" w:author="薛飞跃" w:date="2017-11-28T11:35:00Z">
                <w:rPr>
                  <w:noProof/>
                  <w:webHidden/>
                </w:rPr>
              </w:rPrChange>
            </w:rPr>
            <w:tab/>
          </w:r>
          <w:r w:rsidR="00CA2507" w:rsidRPr="0057686A">
            <w:rPr>
              <w:rFonts w:ascii="微软雅黑" w:hAnsi="微软雅黑"/>
              <w:noProof/>
              <w:webHidden/>
              <w:color w:val="000000" w:themeColor="text1"/>
              <w:rPrChange w:id="39" w:author="薛飞跃" w:date="2017-11-28T11:35:00Z">
                <w:rPr>
                  <w:noProof/>
                  <w:webHidden/>
                </w:rPr>
              </w:rPrChange>
            </w:rPr>
            <w:fldChar w:fldCharType="begin"/>
          </w:r>
          <w:r w:rsidR="00CA2507" w:rsidRPr="0057686A">
            <w:rPr>
              <w:rFonts w:ascii="微软雅黑" w:hAnsi="微软雅黑"/>
              <w:noProof/>
              <w:webHidden/>
              <w:color w:val="000000" w:themeColor="text1"/>
              <w:rPrChange w:id="40" w:author="薛飞跃" w:date="2017-11-28T11:35:00Z">
                <w:rPr>
                  <w:noProof/>
                  <w:webHidden/>
                </w:rPr>
              </w:rPrChange>
            </w:rPr>
            <w:instrText xml:space="preserve"> PAGEREF _Toc499631009 \h </w:instrText>
          </w:r>
          <w:r w:rsidR="00CA2507" w:rsidRPr="0057686A">
            <w:rPr>
              <w:rFonts w:ascii="微软雅黑" w:hAnsi="微软雅黑"/>
              <w:noProof/>
              <w:webHidden/>
              <w:color w:val="000000" w:themeColor="text1"/>
              <w:rPrChange w:id="41" w:author="薛飞跃" w:date="2017-11-28T11:35:00Z">
                <w:rPr>
                  <w:rFonts w:ascii="微软雅黑" w:hAnsi="微软雅黑"/>
                  <w:noProof/>
                  <w:webHidden/>
                  <w:color w:val="000000" w:themeColor="text1"/>
                </w:rPr>
              </w:rPrChange>
            </w:rPr>
          </w:r>
          <w:r w:rsidR="00CA2507" w:rsidRPr="0057686A">
            <w:rPr>
              <w:rFonts w:ascii="微软雅黑" w:hAnsi="微软雅黑"/>
              <w:noProof/>
              <w:webHidden/>
              <w:color w:val="000000" w:themeColor="text1"/>
              <w:rPrChange w:id="42" w:author="薛飞跃" w:date="2017-11-28T11:35:00Z">
                <w:rPr>
                  <w:noProof/>
                  <w:webHidden/>
                </w:rPr>
              </w:rPrChange>
            </w:rPr>
            <w:fldChar w:fldCharType="separate"/>
          </w:r>
          <w:r w:rsidR="00CA2507" w:rsidRPr="0057686A">
            <w:rPr>
              <w:rFonts w:ascii="微软雅黑" w:hAnsi="微软雅黑"/>
              <w:noProof/>
              <w:webHidden/>
              <w:color w:val="000000" w:themeColor="text1"/>
              <w:rPrChange w:id="43" w:author="薛飞跃" w:date="2017-11-28T11:35:00Z">
                <w:rPr>
                  <w:noProof/>
                  <w:webHidden/>
                </w:rPr>
              </w:rPrChange>
            </w:rPr>
            <w:t>1</w:t>
          </w:r>
          <w:r w:rsidR="00CA2507" w:rsidRPr="0057686A">
            <w:rPr>
              <w:rFonts w:ascii="微软雅黑" w:hAnsi="微软雅黑"/>
              <w:noProof/>
              <w:webHidden/>
              <w:color w:val="000000" w:themeColor="text1"/>
              <w:rPrChange w:id="44" w:author="薛飞跃" w:date="2017-11-28T11:35:00Z">
                <w:rPr>
                  <w:noProof/>
                  <w:webHidden/>
                </w:rPr>
              </w:rPrChange>
            </w:rPr>
            <w:fldChar w:fldCharType="end"/>
          </w:r>
          <w:r w:rsidRPr="0057686A">
            <w:rPr>
              <w:rFonts w:ascii="微软雅黑" w:hAnsi="微软雅黑"/>
              <w:noProof/>
              <w:color w:val="000000" w:themeColor="text1"/>
              <w:rPrChange w:id="45" w:author="薛飞跃" w:date="2017-11-28T11:35:00Z">
                <w:rPr>
                  <w:noProof/>
                </w:rPr>
              </w:rPrChange>
            </w:rPr>
            <w:fldChar w:fldCharType="end"/>
          </w:r>
        </w:p>
        <w:p w:rsidR="00CA2507" w:rsidRPr="0057686A" w:rsidRDefault="008D09BA" w:rsidP="00CA2507">
          <w:pPr>
            <w:pStyle w:val="20"/>
            <w:tabs>
              <w:tab w:val="right" w:leader="dot" w:pos="8296"/>
            </w:tabs>
            <w:ind w:left="560"/>
            <w:rPr>
              <w:rFonts w:ascii="微软雅黑" w:hAnsi="微软雅黑"/>
              <w:noProof/>
              <w:color w:val="000000" w:themeColor="text1"/>
              <w:sz w:val="21"/>
              <w:rPrChange w:id="46" w:author="薛飞跃" w:date="2017-11-28T11:35:00Z">
                <w:rPr>
                  <w:rFonts w:eastAsiaTheme="minorEastAsia"/>
                  <w:noProof/>
                  <w:sz w:val="21"/>
                </w:rPr>
              </w:rPrChange>
            </w:rPr>
          </w:pPr>
          <w:r w:rsidRPr="0057686A">
            <w:rPr>
              <w:rFonts w:ascii="微软雅黑" w:hAnsi="微软雅黑"/>
              <w:color w:val="000000" w:themeColor="text1"/>
              <w:rPrChange w:id="47" w:author="薛飞跃" w:date="2017-11-28T11:35:00Z">
                <w:rPr/>
              </w:rPrChange>
            </w:rPr>
            <w:fldChar w:fldCharType="begin"/>
          </w:r>
          <w:r w:rsidRPr="0057686A">
            <w:rPr>
              <w:rFonts w:ascii="微软雅黑" w:hAnsi="微软雅黑"/>
              <w:color w:val="000000" w:themeColor="text1"/>
              <w:rPrChange w:id="48" w:author="薛飞跃" w:date="2017-11-28T11:35:00Z">
                <w:rPr/>
              </w:rPrChange>
            </w:rPr>
            <w:instrText xml:space="preserve"> HYPERLINK \l "_Toc499631010" </w:instrText>
          </w:r>
          <w:r w:rsidRPr="0057686A">
            <w:rPr>
              <w:rFonts w:ascii="微软雅黑" w:hAnsi="微软雅黑"/>
              <w:color w:val="000000" w:themeColor="text1"/>
              <w:rPrChange w:id="49" w:author="薛飞跃" w:date="2017-11-28T11:35:00Z">
                <w:rPr>
                  <w:noProof/>
                </w:rPr>
              </w:rPrChange>
            </w:rPr>
            <w:fldChar w:fldCharType="separate"/>
          </w:r>
          <w:r w:rsidR="00CA2507" w:rsidRPr="0057686A">
            <w:rPr>
              <w:rStyle w:val="a6"/>
              <w:rFonts w:ascii="微软雅黑" w:hAnsi="微软雅黑"/>
              <w:noProof/>
              <w:color w:val="000000" w:themeColor="text1"/>
              <w:rPrChange w:id="50" w:author="薛飞跃" w:date="2017-11-28T11:35:00Z">
                <w:rPr>
                  <w:rStyle w:val="a6"/>
                  <w:noProof/>
                </w:rPr>
              </w:rPrChange>
            </w:rPr>
            <w:t>3.EasyMovie</w:t>
          </w:r>
          <w:r w:rsidR="00CA2507" w:rsidRPr="0057686A">
            <w:rPr>
              <w:rFonts w:ascii="微软雅黑" w:hAnsi="微软雅黑"/>
              <w:noProof/>
              <w:webHidden/>
              <w:color w:val="000000" w:themeColor="text1"/>
              <w:rPrChange w:id="51" w:author="薛飞跃" w:date="2017-11-28T11:35:00Z">
                <w:rPr>
                  <w:noProof/>
                  <w:webHidden/>
                </w:rPr>
              </w:rPrChange>
            </w:rPr>
            <w:tab/>
          </w:r>
          <w:r w:rsidR="00CA2507" w:rsidRPr="0057686A">
            <w:rPr>
              <w:rFonts w:ascii="微软雅黑" w:hAnsi="微软雅黑"/>
              <w:noProof/>
              <w:webHidden/>
              <w:color w:val="000000" w:themeColor="text1"/>
              <w:rPrChange w:id="52" w:author="薛飞跃" w:date="2017-11-28T11:35:00Z">
                <w:rPr>
                  <w:noProof/>
                  <w:webHidden/>
                </w:rPr>
              </w:rPrChange>
            </w:rPr>
            <w:fldChar w:fldCharType="begin"/>
          </w:r>
          <w:r w:rsidR="00CA2507" w:rsidRPr="0057686A">
            <w:rPr>
              <w:rFonts w:ascii="微软雅黑" w:hAnsi="微软雅黑"/>
              <w:noProof/>
              <w:webHidden/>
              <w:color w:val="000000" w:themeColor="text1"/>
              <w:rPrChange w:id="53" w:author="薛飞跃" w:date="2017-11-28T11:35:00Z">
                <w:rPr>
                  <w:noProof/>
                  <w:webHidden/>
                </w:rPr>
              </w:rPrChange>
            </w:rPr>
            <w:instrText xml:space="preserve"> PAGEREF _Toc499631010 \h </w:instrText>
          </w:r>
          <w:r w:rsidR="00CA2507" w:rsidRPr="0057686A">
            <w:rPr>
              <w:rFonts w:ascii="微软雅黑" w:hAnsi="微软雅黑"/>
              <w:noProof/>
              <w:webHidden/>
              <w:color w:val="000000" w:themeColor="text1"/>
              <w:rPrChange w:id="54" w:author="薛飞跃" w:date="2017-11-28T11:35:00Z">
                <w:rPr>
                  <w:rFonts w:ascii="微软雅黑" w:hAnsi="微软雅黑"/>
                  <w:noProof/>
                  <w:webHidden/>
                  <w:color w:val="000000" w:themeColor="text1"/>
                </w:rPr>
              </w:rPrChange>
            </w:rPr>
          </w:r>
          <w:r w:rsidR="00CA2507" w:rsidRPr="0057686A">
            <w:rPr>
              <w:rFonts w:ascii="微软雅黑" w:hAnsi="微软雅黑"/>
              <w:noProof/>
              <w:webHidden/>
              <w:color w:val="000000" w:themeColor="text1"/>
              <w:rPrChange w:id="55" w:author="薛飞跃" w:date="2017-11-28T11:35:00Z">
                <w:rPr>
                  <w:noProof/>
                  <w:webHidden/>
                </w:rPr>
              </w:rPrChange>
            </w:rPr>
            <w:fldChar w:fldCharType="separate"/>
          </w:r>
          <w:r w:rsidR="00CA2507" w:rsidRPr="0057686A">
            <w:rPr>
              <w:rFonts w:ascii="微软雅黑" w:hAnsi="微软雅黑"/>
              <w:noProof/>
              <w:webHidden/>
              <w:color w:val="000000" w:themeColor="text1"/>
              <w:rPrChange w:id="56" w:author="薛飞跃" w:date="2017-11-28T11:35:00Z">
                <w:rPr>
                  <w:noProof/>
                  <w:webHidden/>
                </w:rPr>
              </w:rPrChange>
            </w:rPr>
            <w:t>1</w:t>
          </w:r>
          <w:r w:rsidR="00CA2507" w:rsidRPr="0057686A">
            <w:rPr>
              <w:rFonts w:ascii="微软雅黑" w:hAnsi="微软雅黑"/>
              <w:noProof/>
              <w:webHidden/>
              <w:color w:val="000000" w:themeColor="text1"/>
              <w:rPrChange w:id="57" w:author="薛飞跃" w:date="2017-11-28T11:35:00Z">
                <w:rPr>
                  <w:noProof/>
                  <w:webHidden/>
                </w:rPr>
              </w:rPrChange>
            </w:rPr>
            <w:fldChar w:fldCharType="end"/>
          </w:r>
          <w:r w:rsidRPr="0057686A">
            <w:rPr>
              <w:rFonts w:ascii="微软雅黑" w:hAnsi="微软雅黑"/>
              <w:noProof/>
              <w:color w:val="000000" w:themeColor="text1"/>
              <w:rPrChange w:id="58" w:author="薛飞跃" w:date="2017-11-28T11:35:00Z">
                <w:rPr>
                  <w:noProof/>
                </w:rPr>
              </w:rPrChange>
            </w:rPr>
            <w:fldChar w:fldCharType="end"/>
          </w:r>
        </w:p>
        <w:p w:rsidR="00CA2507" w:rsidRPr="0057686A" w:rsidRDefault="008D09BA" w:rsidP="00CA2507">
          <w:pPr>
            <w:pStyle w:val="20"/>
            <w:tabs>
              <w:tab w:val="right" w:leader="dot" w:pos="8296"/>
            </w:tabs>
            <w:ind w:left="560"/>
            <w:rPr>
              <w:rFonts w:ascii="微软雅黑" w:hAnsi="微软雅黑"/>
              <w:noProof/>
              <w:color w:val="000000" w:themeColor="text1"/>
              <w:sz w:val="21"/>
              <w:rPrChange w:id="59" w:author="薛飞跃" w:date="2017-11-28T11:35:00Z">
                <w:rPr>
                  <w:rFonts w:eastAsiaTheme="minorEastAsia"/>
                  <w:noProof/>
                  <w:sz w:val="21"/>
                </w:rPr>
              </w:rPrChange>
            </w:rPr>
          </w:pPr>
          <w:r w:rsidRPr="0057686A">
            <w:rPr>
              <w:rFonts w:ascii="微软雅黑" w:hAnsi="微软雅黑"/>
              <w:color w:val="000000" w:themeColor="text1"/>
              <w:rPrChange w:id="60" w:author="薛飞跃" w:date="2017-11-28T11:35:00Z">
                <w:rPr/>
              </w:rPrChange>
            </w:rPr>
            <w:fldChar w:fldCharType="begin"/>
          </w:r>
          <w:r w:rsidRPr="0057686A">
            <w:rPr>
              <w:rFonts w:ascii="微软雅黑" w:hAnsi="微软雅黑"/>
              <w:color w:val="000000" w:themeColor="text1"/>
              <w:rPrChange w:id="61" w:author="薛飞跃" w:date="2017-11-28T11:35:00Z">
                <w:rPr/>
              </w:rPrChange>
            </w:rPr>
            <w:instrText xml:space="preserve"> HYPERLINK \l "_Toc499631011" </w:instrText>
          </w:r>
          <w:r w:rsidRPr="0057686A">
            <w:rPr>
              <w:rFonts w:ascii="微软雅黑" w:hAnsi="微软雅黑"/>
              <w:color w:val="000000" w:themeColor="text1"/>
              <w:rPrChange w:id="62" w:author="薛飞跃" w:date="2017-11-28T11:35:00Z">
                <w:rPr>
                  <w:noProof/>
                </w:rPr>
              </w:rPrChange>
            </w:rPr>
            <w:fldChar w:fldCharType="separate"/>
          </w:r>
          <w:r w:rsidR="00CA2507" w:rsidRPr="0057686A">
            <w:rPr>
              <w:rStyle w:val="a6"/>
              <w:rFonts w:ascii="微软雅黑" w:hAnsi="微软雅黑"/>
              <w:noProof/>
              <w:color w:val="000000" w:themeColor="text1"/>
              <w:rPrChange w:id="63" w:author="薛飞跃" w:date="2017-11-28T11:35:00Z">
                <w:rPr>
                  <w:rStyle w:val="a6"/>
                  <w:noProof/>
                </w:rPr>
              </w:rPrChange>
            </w:rPr>
            <w:t>4.</w:t>
          </w:r>
          <w:r w:rsidR="00CA2507" w:rsidRPr="0057686A">
            <w:rPr>
              <w:rStyle w:val="a6"/>
              <w:rFonts w:ascii="微软雅黑" w:hAnsi="微软雅黑" w:hint="eastAsia"/>
              <w:noProof/>
              <w:color w:val="000000" w:themeColor="text1"/>
              <w:rPrChange w:id="64" w:author="薛飞跃" w:date="2017-11-28T11:35:00Z">
                <w:rPr>
                  <w:rStyle w:val="a6"/>
                  <w:rFonts w:hint="eastAsia"/>
                  <w:noProof/>
                </w:rPr>
              </w:rPrChange>
            </w:rPr>
            <w:t>测试素材</w:t>
          </w:r>
          <w:r w:rsidR="00CA2507" w:rsidRPr="0057686A">
            <w:rPr>
              <w:rFonts w:ascii="微软雅黑" w:hAnsi="微软雅黑"/>
              <w:noProof/>
              <w:webHidden/>
              <w:color w:val="000000" w:themeColor="text1"/>
              <w:rPrChange w:id="65" w:author="薛飞跃" w:date="2017-11-28T11:35:00Z">
                <w:rPr>
                  <w:noProof/>
                  <w:webHidden/>
                </w:rPr>
              </w:rPrChange>
            </w:rPr>
            <w:tab/>
          </w:r>
          <w:r w:rsidR="00CA2507" w:rsidRPr="0057686A">
            <w:rPr>
              <w:rFonts w:ascii="微软雅黑" w:hAnsi="微软雅黑"/>
              <w:noProof/>
              <w:webHidden/>
              <w:color w:val="000000" w:themeColor="text1"/>
              <w:rPrChange w:id="66" w:author="薛飞跃" w:date="2017-11-28T11:35:00Z">
                <w:rPr>
                  <w:noProof/>
                  <w:webHidden/>
                </w:rPr>
              </w:rPrChange>
            </w:rPr>
            <w:fldChar w:fldCharType="begin"/>
          </w:r>
          <w:r w:rsidR="00CA2507" w:rsidRPr="0057686A">
            <w:rPr>
              <w:rFonts w:ascii="微软雅黑" w:hAnsi="微软雅黑"/>
              <w:noProof/>
              <w:webHidden/>
              <w:color w:val="000000" w:themeColor="text1"/>
              <w:rPrChange w:id="67" w:author="薛飞跃" w:date="2017-11-28T11:35:00Z">
                <w:rPr>
                  <w:noProof/>
                  <w:webHidden/>
                </w:rPr>
              </w:rPrChange>
            </w:rPr>
            <w:instrText xml:space="preserve"> PAGEREF _Toc499631011 \h </w:instrText>
          </w:r>
          <w:r w:rsidR="00CA2507" w:rsidRPr="0057686A">
            <w:rPr>
              <w:rFonts w:ascii="微软雅黑" w:hAnsi="微软雅黑"/>
              <w:noProof/>
              <w:webHidden/>
              <w:color w:val="000000" w:themeColor="text1"/>
              <w:rPrChange w:id="68" w:author="薛飞跃" w:date="2017-11-28T11:35:00Z">
                <w:rPr>
                  <w:rFonts w:ascii="微软雅黑" w:hAnsi="微软雅黑"/>
                  <w:noProof/>
                  <w:webHidden/>
                  <w:color w:val="000000" w:themeColor="text1"/>
                </w:rPr>
              </w:rPrChange>
            </w:rPr>
          </w:r>
          <w:r w:rsidR="00CA2507" w:rsidRPr="0057686A">
            <w:rPr>
              <w:rFonts w:ascii="微软雅黑" w:hAnsi="微软雅黑"/>
              <w:noProof/>
              <w:webHidden/>
              <w:color w:val="000000" w:themeColor="text1"/>
              <w:rPrChange w:id="69" w:author="薛飞跃" w:date="2017-11-28T11:35:00Z">
                <w:rPr>
                  <w:noProof/>
                  <w:webHidden/>
                </w:rPr>
              </w:rPrChange>
            </w:rPr>
            <w:fldChar w:fldCharType="separate"/>
          </w:r>
          <w:r w:rsidR="00CA2507" w:rsidRPr="0057686A">
            <w:rPr>
              <w:rFonts w:ascii="微软雅黑" w:hAnsi="微软雅黑"/>
              <w:noProof/>
              <w:webHidden/>
              <w:color w:val="000000" w:themeColor="text1"/>
              <w:rPrChange w:id="70" w:author="薛飞跃" w:date="2017-11-28T11:35:00Z">
                <w:rPr>
                  <w:noProof/>
                  <w:webHidden/>
                </w:rPr>
              </w:rPrChange>
            </w:rPr>
            <w:t>1</w:t>
          </w:r>
          <w:r w:rsidR="00CA2507" w:rsidRPr="0057686A">
            <w:rPr>
              <w:rFonts w:ascii="微软雅黑" w:hAnsi="微软雅黑"/>
              <w:noProof/>
              <w:webHidden/>
              <w:color w:val="000000" w:themeColor="text1"/>
              <w:rPrChange w:id="71" w:author="薛飞跃" w:date="2017-11-28T11:35:00Z">
                <w:rPr>
                  <w:noProof/>
                  <w:webHidden/>
                </w:rPr>
              </w:rPrChange>
            </w:rPr>
            <w:fldChar w:fldCharType="end"/>
          </w:r>
          <w:r w:rsidRPr="0057686A">
            <w:rPr>
              <w:rFonts w:ascii="微软雅黑" w:hAnsi="微软雅黑"/>
              <w:noProof/>
              <w:color w:val="000000" w:themeColor="text1"/>
              <w:rPrChange w:id="72" w:author="薛飞跃" w:date="2017-11-28T11:35:00Z">
                <w:rPr>
                  <w:noProof/>
                </w:rPr>
              </w:rPrChange>
            </w:rPr>
            <w:fldChar w:fldCharType="end"/>
          </w:r>
        </w:p>
        <w:p w:rsidR="00CA2507" w:rsidRPr="0057686A" w:rsidRDefault="008D09BA">
          <w:pPr>
            <w:pStyle w:val="10"/>
            <w:tabs>
              <w:tab w:val="left" w:pos="840"/>
              <w:tab w:val="right" w:leader="dot" w:pos="8296"/>
            </w:tabs>
            <w:rPr>
              <w:rFonts w:ascii="微软雅黑" w:hAnsi="微软雅黑"/>
              <w:noProof/>
              <w:color w:val="000000" w:themeColor="text1"/>
              <w:sz w:val="21"/>
              <w:rPrChange w:id="73" w:author="薛飞跃" w:date="2017-11-28T11:35:00Z">
                <w:rPr>
                  <w:rFonts w:eastAsiaTheme="minorEastAsia"/>
                  <w:noProof/>
                  <w:sz w:val="21"/>
                </w:rPr>
              </w:rPrChange>
            </w:rPr>
          </w:pPr>
          <w:r w:rsidRPr="0057686A">
            <w:rPr>
              <w:rFonts w:ascii="微软雅黑" w:hAnsi="微软雅黑"/>
              <w:color w:val="000000" w:themeColor="text1"/>
              <w:rPrChange w:id="74" w:author="薛飞跃" w:date="2017-11-28T11:35:00Z">
                <w:rPr/>
              </w:rPrChange>
            </w:rPr>
            <w:fldChar w:fldCharType="begin"/>
          </w:r>
          <w:r w:rsidRPr="0057686A">
            <w:rPr>
              <w:rFonts w:ascii="微软雅黑" w:hAnsi="微软雅黑"/>
              <w:color w:val="000000" w:themeColor="text1"/>
              <w:rPrChange w:id="75" w:author="薛飞跃" w:date="2017-11-28T11:35:00Z">
                <w:rPr/>
              </w:rPrChange>
            </w:rPr>
            <w:instrText xml:space="preserve"> HYPERLINK \l "_Toc499631012" </w:instrText>
          </w:r>
          <w:r w:rsidRPr="0057686A">
            <w:rPr>
              <w:rFonts w:ascii="微软雅黑" w:hAnsi="微软雅黑"/>
              <w:color w:val="000000" w:themeColor="text1"/>
              <w:rPrChange w:id="76" w:author="薛飞跃" w:date="2017-11-28T11:35:00Z">
                <w:rPr>
                  <w:noProof/>
                </w:rPr>
              </w:rPrChange>
            </w:rPr>
            <w:fldChar w:fldCharType="separate"/>
          </w:r>
          <w:r w:rsidR="00CA2507" w:rsidRPr="0057686A">
            <w:rPr>
              <w:rStyle w:val="a6"/>
              <w:rFonts w:ascii="微软雅黑" w:hAnsi="微软雅黑" w:hint="eastAsia"/>
              <w:noProof/>
              <w:color w:val="000000" w:themeColor="text1"/>
              <w:rPrChange w:id="77" w:author="薛飞跃" w:date="2017-11-28T11:35:00Z">
                <w:rPr>
                  <w:rStyle w:val="a6"/>
                  <w:rFonts w:hint="eastAsia"/>
                  <w:noProof/>
                </w:rPr>
              </w:rPrChange>
            </w:rPr>
            <w:t>二、</w:t>
          </w:r>
          <w:r w:rsidR="00CA2507" w:rsidRPr="0057686A">
            <w:rPr>
              <w:rFonts w:ascii="微软雅黑" w:hAnsi="微软雅黑"/>
              <w:noProof/>
              <w:color w:val="000000" w:themeColor="text1"/>
              <w:sz w:val="21"/>
              <w:rPrChange w:id="78" w:author="薛飞跃" w:date="2017-11-28T11:35:00Z">
                <w:rPr>
                  <w:rFonts w:eastAsiaTheme="minorEastAsia"/>
                  <w:noProof/>
                  <w:sz w:val="21"/>
                </w:rPr>
              </w:rPrChange>
            </w:rPr>
            <w:tab/>
          </w:r>
          <w:r w:rsidR="00CA2507" w:rsidRPr="0057686A">
            <w:rPr>
              <w:rStyle w:val="a6"/>
              <w:rFonts w:ascii="微软雅黑" w:hAnsi="微软雅黑"/>
              <w:noProof/>
              <w:color w:val="000000" w:themeColor="text1"/>
              <w:rPrChange w:id="79" w:author="薛飞跃" w:date="2017-11-28T11:35:00Z">
                <w:rPr>
                  <w:rStyle w:val="a6"/>
                  <w:noProof/>
                </w:rPr>
              </w:rPrChange>
            </w:rPr>
            <w:t>Unity Editor</w:t>
          </w:r>
          <w:r w:rsidR="00CA2507" w:rsidRPr="0057686A">
            <w:rPr>
              <w:rStyle w:val="a6"/>
              <w:rFonts w:ascii="微软雅黑" w:hAnsi="微软雅黑" w:hint="eastAsia"/>
              <w:noProof/>
              <w:color w:val="000000" w:themeColor="text1"/>
              <w:rPrChange w:id="80" w:author="薛飞跃" w:date="2017-11-28T11:35:00Z">
                <w:rPr>
                  <w:rStyle w:val="a6"/>
                  <w:rFonts w:hint="eastAsia"/>
                  <w:noProof/>
                </w:rPr>
              </w:rPrChange>
            </w:rPr>
            <w:t>模式下两种插件对比分析</w:t>
          </w:r>
          <w:r w:rsidR="00CA2507" w:rsidRPr="0057686A">
            <w:rPr>
              <w:rFonts w:ascii="微软雅黑" w:hAnsi="微软雅黑"/>
              <w:noProof/>
              <w:webHidden/>
              <w:color w:val="000000" w:themeColor="text1"/>
              <w:rPrChange w:id="81" w:author="薛飞跃" w:date="2017-11-28T11:35:00Z">
                <w:rPr>
                  <w:noProof/>
                  <w:webHidden/>
                </w:rPr>
              </w:rPrChange>
            </w:rPr>
            <w:tab/>
          </w:r>
          <w:r w:rsidR="00CA2507" w:rsidRPr="0057686A">
            <w:rPr>
              <w:rFonts w:ascii="微软雅黑" w:hAnsi="微软雅黑"/>
              <w:noProof/>
              <w:webHidden/>
              <w:color w:val="000000" w:themeColor="text1"/>
              <w:rPrChange w:id="82" w:author="薛飞跃" w:date="2017-11-28T11:35:00Z">
                <w:rPr>
                  <w:noProof/>
                  <w:webHidden/>
                </w:rPr>
              </w:rPrChange>
            </w:rPr>
            <w:fldChar w:fldCharType="begin"/>
          </w:r>
          <w:r w:rsidR="00CA2507" w:rsidRPr="0057686A">
            <w:rPr>
              <w:rFonts w:ascii="微软雅黑" w:hAnsi="微软雅黑"/>
              <w:noProof/>
              <w:webHidden/>
              <w:color w:val="000000" w:themeColor="text1"/>
              <w:rPrChange w:id="83" w:author="薛飞跃" w:date="2017-11-28T11:35:00Z">
                <w:rPr>
                  <w:noProof/>
                  <w:webHidden/>
                </w:rPr>
              </w:rPrChange>
            </w:rPr>
            <w:instrText xml:space="preserve"> PAGEREF _Toc499631012 \h </w:instrText>
          </w:r>
          <w:r w:rsidR="00CA2507" w:rsidRPr="0057686A">
            <w:rPr>
              <w:rFonts w:ascii="微软雅黑" w:hAnsi="微软雅黑"/>
              <w:noProof/>
              <w:webHidden/>
              <w:color w:val="000000" w:themeColor="text1"/>
              <w:rPrChange w:id="84" w:author="薛飞跃" w:date="2017-11-28T11:35:00Z">
                <w:rPr>
                  <w:rFonts w:ascii="微软雅黑" w:hAnsi="微软雅黑"/>
                  <w:noProof/>
                  <w:webHidden/>
                  <w:color w:val="000000" w:themeColor="text1"/>
                </w:rPr>
              </w:rPrChange>
            </w:rPr>
          </w:r>
          <w:r w:rsidR="00CA2507" w:rsidRPr="0057686A">
            <w:rPr>
              <w:rFonts w:ascii="微软雅黑" w:hAnsi="微软雅黑"/>
              <w:noProof/>
              <w:webHidden/>
              <w:color w:val="000000" w:themeColor="text1"/>
              <w:rPrChange w:id="85" w:author="薛飞跃" w:date="2017-11-28T11:35:00Z">
                <w:rPr>
                  <w:noProof/>
                  <w:webHidden/>
                </w:rPr>
              </w:rPrChange>
            </w:rPr>
            <w:fldChar w:fldCharType="separate"/>
          </w:r>
          <w:r w:rsidR="00CA2507" w:rsidRPr="0057686A">
            <w:rPr>
              <w:rFonts w:ascii="微软雅黑" w:hAnsi="微软雅黑"/>
              <w:noProof/>
              <w:webHidden/>
              <w:color w:val="000000" w:themeColor="text1"/>
              <w:rPrChange w:id="86" w:author="薛飞跃" w:date="2017-11-28T11:35:00Z">
                <w:rPr>
                  <w:noProof/>
                  <w:webHidden/>
                </w:rPr>
              </w:rPrChange>
            </w:rPr>
            <w:t>2</w:t>
          </w:r>
          <w:r w:rsidR="00CA2507" w:rsidRPr="0057686A">
            <w:rPr>
              <w:rFonts w:ascii="微软雅黑" w:hAnsi="微软雅黑"/>
              <w:noProof/>
              <w:webHidden/>
              <w:color w:val="000000" w:themeColor="text1"/>
              <w:rPrChange w:id="87" w:author="薛飞跃" w:date="2017-11-28T11:35:00Z">
                <w:rPr>
                  <w:noProof/>
                  <w:webHidden/>
                </w:rPr>
              </w:rPrChange>
            </w:rPr>
            <w:fldChar w:fldCharType="end"/>
          </w:r>
          <w:r w:rsidRPr="0057686A">
            <w:rPr>
              <w:rFonts w:ascii="微软雅黑" w:hAnsi="微软雅黑"/>
              <w:noProof/>
              <w:color w:val="000000" w:themeColor="text1"/>
              <w:rPrChange w:id="88" w:author="薛飞跃" w:date="2017-11-28T11:35:00Z">
                <w:rPr>
                  <w:noProof/>
                </w:rPr>
              </w:rPrChange>
            </w:rPr>
            <w:fldChar w:fldCharType="end"/>
          </w:r>
        </w:p>
        <w:p w:rsidR="00CA2507" w:rsidRPr="0057686A" w:rsidRDefault="008D09BA" w:rsidP="00CA2507">
          <w:pPr>
            <w:pStyle w:val="20"/>
            <w:tabs>
              <w:tab w:val="left" w:pos="1050"/>
              <w:tab w:val="right" w:leader="dot" w:pos="8296"/>
            </w:tabs>
            <w:ind w:left="560"/>
            <w:rPr>
              <w:rFonts w:ascii="微软雅黑" w:hAnsi="微软雅黑"/>
              <w:noProof/>
              <w:color w:val="000000" w:themeColor="text1"/>
              <w:sz w:val="21"/>
              <w:rPrChange w:id="89" w:author="薛飞跃" w:date="2017-11-28T11:35:00Z">
                <w:rPr>
                  <w:rFonts w:eastAsiaTheme="minorEastAsia"/>
                  <w:noProof/>
                  <w:sz w:val="21"/>
                </w:rPr>
              </w:rPrChange>
            </w:rPr>
          </w:pPr>
          <w:r w:rsidRPr="0057686A">
            <w:rPr>
              <w:rFonts w:ascii="微软雅黑" w:hAnsi="微软雅黑"/>
              <w:color w:val="000000" w:themeColor="text1"/>
              <w:rPrChange w:id="90" w:author="薛飞跃" w:date="2017-11-28T11:35:00Z">
                <w:rPr/>
              </w:rPrChange>
            </w:rPr>
            <w:fldChar w:fldCharType="begin"/>
          </w:r>
          <w:r w:rsidRPr="0057686A">
            <w:rPr>
              <w:rFonts w:ascii="微软雅黑" w:hAnsi="微软雅黑"/>
              <w:color w:val="000000" w:themeColor="text1"/>
              <w:rPrChange w:id="91" w:author="薛飞跃" w:date="2017-11-28T11:35:00Z">
                <w:rPr/>
              </w:rPrChange>
            </w:rPr>
            <w:instrText xml:space="preserve"> HYPERLINK \l "_Toc499631013" </w:instrText>
          </w:r>
          <w:r w:rsidRPr="0057686A">
            <w:rPr>
              <w:rFonts w:ascii="微软雅黑" w:hAnsi="微软雅黑"/>
              <w:color w:val="000000" w:themeColor="text1"/>
              <w:rPrChange w:id="92" w:author="薛飞跃" w:date="2017-11-28T11:35:00Z">
                <w:rPr>
                  <w:noProof/>
                </w:rPr>
              </w:rPrChange>
            </w:rPr>
            <w:fldChar w:fldCharType="separate"/>
          </w:r>
          <w:r w:rsidR="00CA2507" w:rsidRPr="0057686A">
            <w:rPr>
              <w:rStyle w:val="a6"/>
              <w:rFonts w:ascii="微软雅黑" w:hAnsi="微软雅黑"/>
              <w:noProof/>
              <w:color w:val="000000" w:themeColor="text1"/>
              <w:rPrChange w:id="93" w:author="薛飞跃" w:date="2017-11-28T11:35:00Z">
                <w:rPr>
                  <w:rStyle w:val="a6"/>
                  <w:noProof/>
                </w:rPr>
              </w:rPrChange>
            </w:rPr>
            <w:t>1.</w:t>
          </w:r>
          <w:r w:rsidR="00CA2507" w:rsidRPr="0057686A">
            <w:rPr>
              <w:rFonts w:ascii="微软雅黑" w:hAnsi="微软雅黑"/>
              <w:noProof/>
              <w:color w:val="000000" w:themeColor="text1"/>
              <w:sz w:val="21"/>
              <w:rPrChange w:id="94" w:author="薛飞跃" w:date="2017-11-28T11:35:00Z">
                <w:rPr>
                  <w:rFonts w:eastAsiaTheme="minorEastAsia"/>
                  <w:noProof/>
                  <w:sz w:val="21"/>
                </w:rPr>
              </w:rPrChange>
            </w:rPr>
            <w:tab/>
          </w:r>
          <w:r w:rsidR="00CA2507" w:rsidRPr="0057686A">
            <w:rPr>
              <w:rStyle w:val="a6"/>
              <w:rFonts w:ascii="微软雅黑" w:hAnsi="微软雅黑" w:hint="eastAsia"/>
              <w:noProof/>
              <w:color w:val="000000" w:themeColor="text1"/>
              <w:rPrChange w:id="95" w:author="薛飞跃" w:date="2017-11-28T11:35:00Z">
                <w:rPr>
                  <w:rStyle w:val="a6"/>
                  <w:rFonts w:hint="eastAsia"/>
                  <w:noProof/>
                </w:rPr>
              </w:rPrChange>
            </w:rPr>
            <w:t>支持的本地视频格式</w:t>
          </w:r>
          <w:r w:rsidR="00CA2507" w:rsidRPr="0057686A">
            <w:rPr>
              <w:rFonts w:ascii="微软雅黑" w:hAnsi="微软雅黑"/>
              <w:noProof/>
              <w:webHidden/>
              <w:color w:val="000000" w:themeColor="text1"/>
              <w:rPrChange w:id="96" w:author="薛飞跃" w:date="2017-11-28T11:35:00Z">
                <w:rPr>
                  <w:noProof/>
                  <w:webHidden/>
                </w:rPr>
              </w:rPrChange>
            </w:rPr>
            <w:tab/>
          </w:r>
          <w:r w:rsidR="00CA2507" w:rsidRPr="0057686A">
            <w:rPr>
              <w:rFonts w:ascii="微软雅黑" w:hAnsi="微软雅黑"/>
              <w:noProof/>
              <w:webHidden/>
              <w:color w:val="000000" w:themeColor="text1"/>
              <w:rPrChange w:id="97" w:author="薛飞跃" w:date="2017-11-28T11:35:00Z">
                <w:rPr>
                  <w:noProof/>
                  <w:webHidden/>
                </w:rPr>
              </w:rPrChange>
            </w:rPr>
            <w:fldChar w:fldCharType="begin"/>
          </w:r>
          <w:r w:rsidR="00CA2507" w:rsidRPr="0057686A">
            <w:rPr>
              <w:rFonts w:ascii="微软雅黑" w:hAnsi="微软雅黑"/>
              <w:noProof/>
              <w:webHidden/>
              <w:color w:val="000000" w:themeColor="text1"/>
              <w:rPrChange w:id="98" w:author="薛飞跃" w:date="2017-11-28T11:35:00Z">
                <w:rPr>
                  <w:noProof/>
                  <w:webHidden/>
                </w:rPr>
              </w:rPrChange>
            </w:rPr>
            <w:instrText xml:space="preserve"> PAGEREF _Toc499631013 \h </w:instrText>
          </w:r>
          <w:r w:rsidR="00CA2507" w:rsidRPr="0057686A">
            <w:rPr>
              <w:rFonts w:ascii="微软雅黑" w:hAnsi="微软雅黑"/>
              <w:noProof/>
              <w:webHidden/>
              <w:color w:val="000000" w:themeColor="text1"/>
              <w:rPrChange w:id="99" w:author="薛飞跃" w:date="2017-11-28T11:35:00Z">
                <w:rPr>
                  <w:rFonts w:ascii="微软雅黑" w:hAnsi="微软雅黑"/>
                  <w:noProof/>
                  <w:webHidden/>
                  <w:color w:val="000000" w:themeColor="text1"/>
                </w:rPr>
              </w:rPrChange>
            </w:rPr>
          </w:r>
          <w:r w:rsidR="00CA2507" w:rsidRPr="0057686A">
            <w:rPr>
              <w:rFonts w:ascii="微软雅黑" w:hAnsi="微软雅黑"/>
              <w:noProof/>
              <w:webHidden/>
              <w:color w:val="000000" w:themeColor="text1"/>
              <w:rPrChange w:id="100" w:author="薛飞跃" w:date="2017-11-28T11:35:00Z">
                <w:rPr>
                  <w:noProof/>
                  <w:webHidden/>
                </w:rPr>
              </w:rPrChange>
            </w:rPr>
            <w:fldChar w:fldCharType="separate"/>
          </w:r>
          <w:r w:rsidR="00CA2507" w:rsidRPr="0057686A">
            <w:rPr>
              <w:rFonts w:ascii="微软雅黑" w:hAnsi="微软雅黑"/>
              <w:noProof/>
              <w:webHidden/>
              <w:color w:val="000000" w:themeColor="text1"/>
              <w:rPrChange w:id="101" w:author="薛飞跃" w:date="2017-11-28T11:35:00Z">
                <w:rPr>
                  <w:noProof/>
                  <w:webHidden/>
                </w:rPr>
              </w:rPrChange>
            </w:rPr>
            <w:t>2</w:t>
          </w:r>
          <w:r w:rsidR="00CA2507" w:rsidRPr="0057686A">
            <w:rPr>
              <w:rFonts w:ascii="微软雅黑" w:hAnsi="微软雅黑"/>
              <w:noProof/>
              <w:webHidden/>
              <w:color w:val="000000" w:themeColor="text1"/>
              <w:rPrChange w:id="102" w:author="薛飞跃" w:date="2017-11-28T11:35:00Z">
                <w:rPr>
                  <w:noProof/>
                  <w:webHidden/>
                </w:rPr>
              </w:rPrChange>
            </w:rPr>
            <w:fldChar w:fldCharType="end"/>
          </w:r>
          <w:r w:rsidRPr="0057686A">
            <w:rPr>
              <w:rFonts w:ascii="微软雅黑" w:hAnsi="微软雅黑"/>
              <w:noProof/>
              <w:color w:val="000000" w:themeColor="text1"/>
              <w:rPrChange w:id="103" w:author="薛飞跃" w:date="2017-11-28T11:35:00Z">
                <w:rPr>
                  <w:noProof/>
                </w:rPr>
              </w:rPrChange>
            </w:rPr>
            <w:fldChar w:fldCharType="end"/>
          </w:r>
        </w:p>
        <w:p w:rsidR="00CA2507" w:rsidRPr="0057686A" w:rsidRDefault="008D09BA" w:rsidP="00CA2507">
          <w:pPr>
            <w:pStyle w:val="20"/>
            <w:tabs>
              <w:tab w:val="left" w:pos="1050"/>
              <w:tab w:val="right" w:leader="dot" w:pos="8296"/>
            </w:tabs>
            <w:ind w:left="560"/>
            <w:rPr>
              <w:rFonts w:ascii="微软雅黑" w:hAnsi="微软雅黑"/>
              <w:noProof/>
              <w:color w:val="000000" w:themeColor="text1"/>
              <w:sz w:val="21"/>
              <w:rPrChange w:id="104" w:author="薛飞跃" w:date="2017-11-28T11:35:00Z">
                <w:rPr>
                  <w:rFonts w:eastAsiaTheme="minorEastAsia"/>
                  <w:noProof/>
                  <w:sz w:val="21"/>
                </w:rPr>
              </w:rPrChange>
            </w:rPr>
          </w:pPr>
          <w:r w:rsidRPr="0057686A">
            <w:rPr>
              <w:rFonts w:ascii="微软雅黑" w:hAnsi="微软雅黑"/>
              <w:color w:val="000000" w:themeColor="text1"/>
              <w:rPrChange w:id="105" w:author="薛飞跃" w:date="2017-11-28T11:35:00Z">
                <w:rPr/>
              </w:rPrChange>
            </w:rPr>
            <w:fldChar w:fldCharType="begin"/>
          </w:r>
          <w:r w:rsidRPr="0057686A">
            <w:rPr>
              <w:rFonts w:ascii="微软雅黑" w:hAnsi="微软雅黑"/>
              <w:color w:val="000000" w:themeColor="text1"/>
              <w:rPrChange w:id="106" w:author="薛飞跃" w:date="2017-11-28T11:35:00Z">
                <w:rPr/>
              </w:rPrChange>
            </w:rPr>
            <w:instrText xml:space="preserve"> HYPERLINK \l "_Toc499631014" </w:instrText>
          </w:r>
          <w:r w:rsidRPr="0057686A">
            <w:rPr>
              <w:rFonts w:ascii="微软雅黑" w:hAnsi="微软雅黑"/>
              <w:color w:val="000000" w:themeColor="text1"/>
              <w:rPrChange w:id="107" w:author="薛飞跃" w:date="2017-11-28T11:35:00Z">
                <w:rPr>
                  <w:noProof/>
                </w:rPr>
              </w:rPrChange>
            </w:rPr>
            <w:fldChar w:fldCharType="separate"/>
          </w:r>
          <w:r w:rsidR="00CA2507" w:rsidRPr="0057686A">
            <w:rPr>
              <w:rStyle w:val="a6"/>
              <w:rFonts w:ascii="微软雅黑" w:hAnsi="微软雅黑"/>
              <w:noProof/>
              <w:color w:val="000000" w:themeColor="text1"/>
              <w:rPrChange w:id="108" w:author="薛飞跃" w:date="2017-11-28T11:35:00Z">
                <w:rPr>
                  <w:rStyle w:val="a6"/>
                  <w:noProof/>
                </w:rPr>
              </w:rPrChange>
            </w:rPr>
            <w:t>2.</w:t>
          </w:r>
          <w:r w:rsidR="00CA2507" w:rsidRPr="0057686A">
            <w:rPr>
              <w:rFonts w:ascii="微软雅黑" w:hAnsi="微软雅黑"/>
              <w:noProof/>
              <w:color w:val="000000" w:themeColor="text1"/>
              <w:sz w:val="21"/>
              <w:rPrChange w:id="109" w:author="薛飞跃" w:date="2017-11-28T11:35:00Z">
                <w:rPr>
                  <w:rFonts w:eastAsiaTheme="minorEastAsia"/>
                  <w:noProof/>
                  <w:sz w:val="21"/>
                </w:rPr>
              </w:rPrChange>
            </w:rPr>
            <w:tab/>
          </w:r>
          <w:r w:rsidR="00CA2507" w:rsidRPr="0057686A">
            <w:rPr>
              <w:rStyle w:val="a6"/>
              <w:rFonts w:ascii="微软雅黑" w:hAnsi="微软雅黑" w:hint="eastAsia"/>
              <w:noProof/>
              <w:color w:val="000000" w:themeColor="text1"/>
              <w:rPrChange w:id="110" w:author="薛飞跃" w:date="2017-11-28T11:35:00Z">
                <w:rPr>
                  <w:rStyle w:val="a6"/>
                  <w:rFonts w:hint="eastAsia"/>
                  <w:noProof/>
                </w:rPr>
              </w:rPrChange>
            </w:rPr>
            <w:t>支持的流媒体视频格式</w:t>
          </w:r>
          <w:r w:rsidR="00CA2507" w:rsidRPr="0057686A">
            <w:rPr>
              <w:rFonts w:ascii="微软雅黑" w:hAnsi="微软雅黑"/>
              <w:noProof/>
              <w:webHidden/>
              <w:color w:val="000000" w:themeColor="text1"/>
              <w:rPrChange w:id="111" w:author="薛飞跃" w:date="2017-11-28T11:35:00Z">
                <w:rPr>
                  <w:noProof/>
                  <w:webHidden/>
                </w:rPr>
              </w:rPrChange>
            </w:rPr>
            <w:tab/>
          </w:r>
          <w:r w:rsidR="00CA2507" w:rsidRPr="0057686A">
            <w:rPr>
              <w:rFonts w:ascii="微软雅黑" w:hAnsi="微软雅黑"/>
              <w:noProof/>
              <w:webHidden/>
              <w:color w:val="000000" w:themeColor="text1"/>
              <w:rPrChange w:id="112" w:author="薛飞跃" w:date="2017-11-28T11:35:00Z">
                <w:rPr>
                  <w:noProof/>
                  <w:webHidden/>
                </w:rPr>
              </w:rPrChange>
            </w:rPr>
            <w:fldChar w:fldCharType="begin"/>
          </w:r>
          <w:r w:rsidR="00CA2507" w:rsidRPr="0057686A">
            <w:rPr>
              <w:rFonts w:ascii="微软雅黑" w:hAnsi="微软雅黑"/>
              <w:noProof/>
              <w:webHidden/>
              <w:color w:val="000000" w:themeColor="text1"/>
              <w:rPrChange w:id="113" w:author="薛飞跃" w:date="2017-11-28T11:35:00Z">
                <w:rPr>
                  <w:noProof/>
                  <w:webHidden/>
                </w:rPr>
              </w:rPrChange>
            </w:rPr>
            <w:instrText xml:space="preserve"> PAGEREF _Toc499631014 \h </w:instrText>
          </w:r>
          <w:r w:rsidR="00CA2507" w:rsidRPr="0057686A">
            <w:rPr>
              <w:rFonts w:ascii="微软雅黑" w:hAnsi="微软雅黑"/>
              <w:noProof/>
              <w:webHidden/>
              <w:color w:val="000000" w:themeColor="text1"/>
              <w:rPrChange w:id="114" w:author="薛飞跃" w:date="2017-11-28T11:35:00Z">
                <w:rPr>
                  <w:rFonts w:ascii="微软雅黑" w:hAnsi="微软雅黑"/>
                  <w:noProof/>
                  <w:webHidden/>
                  <w:color w:val="000000" w:themeColor="text1"/>
                </w:rPr>
              </w:rPrChange>
            </w:rPr>
          </w:r>
          <w:r w:rsidR="00CA2507" w:rsidRPr="0057686A">
            <w:rPr>
              <w:rFonts w:ascii="微软雅黑" w:hAnsi="微软雅黑"/>
              <w:noProof/>
              <w:webHidden/>
              <w:color w:val="000000" w:themeColor="text1"/>
              <w:rPrChange w:id="115" w:author="薛飞跃" w:date="2017-11-28T11:35:00Z">
                <w:rPr>
                  <w:noProof/>
                  <w:webHidden/>
                </w:rPr>
              </w:rPrChange>
            </w:rPr>
            <w:fldChar w:fldCharType="separate"/>
          </w:r>
          <w:r w:rsidR="00CA2507" w:rsidRPr="0057686A">
            <w:rPr>
              <w:rFonts w:ascii="微软雅黑" w:hAnsi="微软雅黑"/>
              <w:noProof/>
              <w:webHidden/>
              <w:color w:val="000000" w:themeColor="text1"/>
              <w:rPrChange w:id="116" w:author="薛飞跃" w:date="2017-11-28T11:35:00Z">
                <w:rPr>
                  <w:noProof/>
                  <w:webHidden/>
                </w:rPr>
              </w:rPrChange>
            </w:rPr>
            <w:t>3</w:t>
          </w:r>
          <w:r w:rsidR="00CA2507" w:rsidRPr="0057686A">
            <w:rPr>
              <w:rFonts w:ascii="微软雅黑" w:hAnsi="微软雅黑"/>
              <w:noProof/>
              <w:webHidden/>
              <w:color w:val="000000" w:themeColor="text1"/>
              <w:rPrChange w:id="117" w:author="薛飞跃" w:date="2017-11-28T11:35:00Z">
                <w:rPr>
                  <w:noProof/>
                  <w:webHidden/>
                </w:rPr>
              </w:rPrChange>
            </w:rPr>
            <w:fldChar w:fldCharType="end"/>
          </w:r>
          <w:r w:rsidRPr="0057686A">
            <w:rPr>
              <w:rFonts w:ascii="微软雅黑" w:hAnsi="微软雅黑"/>
              <w:noProof/>
              <w:color w:val="000000" w:themeColor="text1"/>
              <w:rPrChange w:id="118" w:author="薛飞跃" w:date="2017-11-28T11:35:00Z">
                <w:rPr>
                  <w:noProof/>
                </w:rPr>
              </w:rPrChange>
            </w:rPr>
            <w:fldChar w:fldCharType="end"/>
          </w:r>
        </w:p>
        <w:p w:rsidR="00CA2507" w:rsidRPr="0057686A" w:rsidRDefault="008D09BA" w:rsidP="00CA2507">
          <w:pPr>
            <w:pStyle w:val="20"/>
            <w:tabs>
              <w:tab w:val="left" w:pos="1050"/>
              <w:tab w:val="right" w:leader="dot" w:pos="8296"/>
            </w:tabs>
            <w:ind w:left="560"/>
            <w:rPr>
              <w:rFonts w:ascii="微软雅黑" w:hAnsi="微软雅黑"/>
              <w:noProof/>
              <w:color w:val="000000" w:themeColor="text1"/>
              <w:sz w:val="21"/>
              <w:rPrChange w:id="119" w:author="薛飞跃" w:date="2017-11-28T11:35:00Z">
                <w:rPr>
                  <w:rFonts w:eastAsiaTheme="minorEastAsia"/>
                  <w:noProof/>
                  <w:sz w:val="21"/>
                </w:rPr>
              </w:rPrChange>
            </w:rPr>
          </w:pPr>
          <w:r w:rsidRPr="0057686A">
            <w:rPr>
              <w:rFonts w:ascii="微软雅黑" w:hAnsi="微软雅黑"/>
              <w:color w:val="000000" w:themeColor="text1"/>
              <w:rPrChange w:id="120" w:author="薛飞跃" w:date="2017-11-28T11:35:00Z">
                <w:rPr/>
              </w:rPrChange>
            </w:rPr>
            <w:fldChar w:fldCharType="begin"/>
          </w:r>
          <w:r w:rsidRPr="0057686A">
            <w:rPr>
              <w:rFonts w:ascii="微软雅黑" w:hAnsi="微软雅黑"/>
              <w:color w:val="000000" w:themeColor="text1"/>
              <w:rPrChange w:id="121" w:author="薛飞跃" w:date="2017-11-28T11:35:00Z">
                <w:rPr/>
              </w:rPrChange>
            </w:rPr>
            <w:instrText xml:space="preserve"> HYPERLINK \l "_Toc499631015" </w:instrText>
          </w:r>
          <w:r w:rsidRPr="0057686A">
            <w:rPr>
              <w:rFonts w:ascii="微软雅黑" w:hAnsi="微软雅黑"/>
              <w:color w:val="000000" w:themeColor="text1"/>
              <w:rPrChange w:id="122" w:author="薛飞跃" w:date="2017-11-28T11:35:00Z">
                <w:rPr>
                  <w:noProof/>
                </w:rPr>
              </w:rPrChange>
            </w:rPr>
            <w:fldChar w:fldCharType="separate"/>
          </w:r>
          <w:r w:rsidR="00CA2507" w:rsidRPr="0057686A">
            <w:rPr>
              <w:rStyle w:val="a6"/>
              <w:rFonts w:ascii="微软雅黑" w:hAnsi="微软雅黑"/>
              <w:noProof/>
              <w:color w:val="000000" w:themeColor="text1"/>
              <w:rPrChange w:id="123" w:author="薛飞跃" w:date="2017-11-28T11:35:00Z">
                <w:rPr>
                  <w:rStyle w:val="a6"/>
                  <w:noProof/>
                </w:rPr>
              </w:rPrChange>
            </w:rPr>
            <w:t>3.</w:t>
          </w:r>
          <w:r w:rsidR="00CA2507" w:rsidRPr="0057686A">
            <w:rPr>
              <w:rFonts w:ascii="微软雅黑" w:hAnsi="微软雅黑"/>
              <w:noProof/>
              <w:color w:val="000000" w:themeColor="text1"/>
              <w:sz w:val="21"/>
              <w:rPrChange w:id="124" w:author="薛飞跃" w:date="2017-11-28T11:35:00Z">
                <w:rPr>
                  <w:rFonts w:eastAsiaTheme="minorEastAsia"/>
                  <w:noProof/>
                  <w:sz w:val="21"/>
                </w:rPr>
              </w:rPrChange>
            </w:rPr>
            <w:tab/>
          </w:r>
          <w:r w:rsidR="00CA2507" w:rsidRPr="0057686A">
            <w:rPr>
              <w:rStyle w:val="a6"/>
              <w:rFonts w:ascii="微软雅黑" w:hAnsi="微软雅黑" w:hint="eastAsia"/>
              <w:noProof/>
              <w:color w:val="000000" w:themeColor="text1"/>
              <w:rPrChange w:id="125" w:author="薛飞跃" w:date="2017-11-28T11:35:00Z">
                <w:rPr>
                  <w:rStyle w:val="a6"/>
                  <w:rFonts w:hint="eastAsia"/>
                  <w:noProof/>
                </w:rPr>
              </w:rPrChange>
            </w:rPr>
            <w:t>视频的自适应</w:t>
          </w:r>
          <w:r w:rsidR="00CA2507" w:rsidRPr="0057686A">
            <w:rPr>
              <w:rFonts w:ascii="微软雅黑" w:hAnsi="微软雅黑"/>
              <w:noProof/>
              <w:webHidden/>
              <w:color w:val="000000" w:themeColor="text1"/>
              <w:rPrChange w:id="126" w:author="薛飞跃" w:date="2017-11-28T11:35:00Z">
                <w:rPr>
                  <w:noProof/>
                  <w:webHidden/>
                </w:rPr>
              </w:rPrChange>
            </w:rPr>
            <w:tab/>
          </w:r>
          <w:r w:rsidR="00CA2507" w:rsidRPr="0057686A">
            <w:rPr>
              <w:rFonts w:ascii="微软雅黑" w:hAnsi="微软雅黑"/>
              <w:noProof/>
              <w:webHidden/>
              <w:color w:val="000000" w:themeColor="text1"/>
              <w:rPrChange w:id="127" w:author="薛飞跃" w:date="2017-11-28T11:35:00Z">
                <w:rPr>
                  <w:noProof/>
                  <w:webHidden/>
                </w:rPr>
              </w:rPrChange>
            </w:rPr>
            <w:fldChar w:fldCharType="begin"/>
          </w:r>
          <w:r w:rsidR="00CA2507" w:rsidRPr="0057686A">
            <w:rPr>
              <w:rFonts w:ascii="微软雅黑" w:hAnsi="微软雅黑"/>
              <w:noProof/>
              <w:webHidden/>
              <w:color w:val="000000" w:themeColor="text1"/>
              <w:rPrChange w:id="128" w:author="薛飞跃" w:date="2017-11-28T11:35:00Z">
                <w:rPr>
                  <w:noProof/>
                  <w:webHidden/>
                </w:rPr>
              </w:rPrChange>
            </w:rPr>
            <w:instrText xml:space="preserve"> PAGEREF _Toc499631015 \h </w:instrText>
          </w:r>
          <w:r w:rsidR="00CA2507" w:rsidRPr="0057686A">
            <w:rPr>
              <w:rFonts w:ascii="微软雅黑" w:hAnsi="微软雅黑"/>
              <w:noProof/>
              <w:webHidden/>
              <w:color w:val="000000" w:themeColor="text1"/>
              <w:rPrChange w:id="129" w:author="薛飞跃" w:date="2017-11-28T11:35:00Z">
                <w:rPr>
                  <w:rFonts w:ascii="微软雅黑" w:hAnsi="微软雅黑"/>
                  <w:noProof/>
                  <w:webHidden/>
                  <w:color w:val="000000" w:themeColor="text1"/>
                </w:rPr>
              </w:rPrChange>
            </w:rPr>
          </w:r>
          <w:r w:rsidR="00CA2507" w:rsidRPr="0057686A">
            <w:rPr>
              <w:rFonts w:ascii="微软雅黑" w:hAnsi="微软雅黑"/>
              <w:noProof/>
              <w:webHidden/>
              <w:color w:val="000000" w:themeColor="text1"/>
              <w:rPrChange w:id="130" w:author="薛飞跃" w:date="2017-11-28T11:35:00Z">
                <w:rPr>
                  <w:noProof/>
                  <w:webHidden/>
                </w:rPr>
              </w:rPrChange>
            </w:rPr>
            <w:fldChar w:fldCharType="separate"/>
          </w:r>
          <w:r w:rsidR="00CA2507" w:rsidRPr="0057686A">
            <w:rPr>
              <w:rFonts w:ascii="微软雅黑" w:hAnsi="微软雅黑"/>
              <w:noProof/>
              <w:webHidden/>
              <w:color w:val="000000" w:themeColor="text1"/>
              <w:rPrChange w:id="131" w:author="薛飞跃" w:date="2017-11-28T11:35:00Z">
                <w:rPr>
                  <w:noProof/>
                  <w:webHidden/>
                </w:rPr>
              </w:rPrChange>
            </w:rPr>
            <w:t>3</w:t>
          </w:r>
          <w:r w:rsidR="00CA2507" w:rsidRPr="0057686A">
            <w:rPr>
              <w:rFonts w:ascii="微软雅黑" w:hAnsi="微软雅黑"/>
              <w:noProof/>
              <w:webHidden/>
              <w:color w:val="000000" w:themeColor="text1"/>
              <w:rPrChange w:id="132" w:author="薛飞跃" w:date="2017-11-28T11:35:00Z">
                <w:rPr>
                  <w:noProof/>
                  <w:webHidden/>
                </w:rPr>
              </w:rPrChange>
            </w:rPr>
            <w:fldChar w:fldCharType="end"/>
          </w:r>
          <w:r w:rsidRPr="0057686A">
            <w:rPr>
              <w:rFonts w:ascii="微软雅黑" w:hAnsi="微软雅黑"/>
              <w:noProof/>
              <w:color w:val="000000" w:themeColor="text1"/>
              <w:rPrChange w:id="133" w:author="薛飞跃" w:date="2017-11-28T11:35:00Z">
                <w:rPr>
                  <w:noProof/>
                </w:rPr>
              </w:rPrChange>
            </w:rPr>
            <w:fldChar w:fldCharType="end"/>
          </w:r>
        </w:p>
        <w:p w:rsidR="00CA2507" w:rsidRPr="0057686A" w:rsidRDefault="008D09BA" w:rsidP="00CA2507">
          <w:pPr>
            <w:pStyle w:val="20"/>
            <w:tabs>
              <w:tab w:val="left" w:pos="1050"/>
              <w:tab w:val="right" w:leader="dot" w:pos="8296"/>
            </w:tabs>
            <w:ind w:left="560"/>
            <w:rPr>
              <w:rFonts w:ascii="微软雅黑" w:hAnsi="微软雅黑"/>
              <w:noProof/>
              <w:color w:val="000000" w:themeColor="text1"/>
              <w:sz w:val="21"/>
              <w:rPrChange w:id="134" w:author="薛飞跃" w:date="2017-11-28T11:35:00Z">
                <w:rPr>
                  <w:rFonts w:eastAsiaTheme="minorEastAsia"/>
                  <w:noProof/>
                  <w:sz w:val="21"/>
                </w:rPr>
              </w:rPrChange>
            </w:rPr>
          </w:pPr>
          <w:r w:rsidRPr="0057686A">
            <w:rPr>
              <w:rFonts w:ascii="微软雅黑" w:hAnsi="微软雅黑"/>
              <w:color w:val="000000" w:themeColor="text1"/>
              <w:rPrChange w:id="135" w:author="薛飞跃" w:date="2017-11-28T11:35:00Z">
                <w:rPr/>
              </w:rPrChange>
            </w:rPr>
            <w:fldChar w:fldCharType="begin"/>
          </w:r>
          <w:r w:rsidRPr="0057686A">
            <w:rPr>
              <w:rFonts w:ascii="微软雅黑" w:hAnsi="微软雅黑"/>
              <w:color w:val="000000" w:themeColor="text1"/>
              <w:rPrChange w:id="136" w:author="薛飞跃" w:date="2017-11-28T11:35:00Z">
                <w:rPr/>
              </w:rPrChange>
            </w:rPr>
            <w:instrText xml:space="preserve"> HYPERLINK \l "_Toc499631016" </w:instrText>
          </w:r>
          <w:r w:rsidRPr="0057686A">
            <w:rPr>
              <w:rFonts w:ascii="微软雅黑" w:hAnsi="微软雅黑"/>
              <w:color w:val="000000" w:themeColor="text1"/>
              <w:rPrChange w:id="137" w:author="薛飞跃" w:date="2017-11-28T11:35:00Z">
                <w:rPr>
                  <w:noProof/>
                </w:rPr>
              </w:rPrChange>
            </w:rPr>
            <w:fldChar w:fldCharType="separate"/>
          </w:r>
          <w:r w:rsidR="00CA2507" w:rsidRPr="0057686A">
            <w:rPr>
              <w:rStyle w:val="a6"/>
              <w:rFonts w:ascii="微软雅黑" w:hAnsi="微软雅黑"/>
              <w:noProof/>
              <w:color w:val="000000" w:themeColor="text1"/>
              <w:rPrChange w:id="138" w:author="薛飞跃" w:date="2017-11-28T11:35:00Z">
                <w:rPr>
                  <w:rStyle w:val="a6"/>
                  <w:noProof/>
                </w:rPr>
              </w:rPrChange>
            </w:rPr>
            <w:t>4.</w:t>
          </w:r>
          <w:r w:rsidR="00CA2507" w:rsidRPr="0057686A">
            <w:rPr>
              <w:rFonts w:ascii="微软雅黑" w:hAnsi="微软雅黑"/>
              <w:noProof/>
              <w:color w:val="000000" w:themeColor="text1"/>
              <w:sz w:val="21"/>
              <w:rPrChange w:id="139" w:author="薛飞跃" w:date="2017-11-28T11:35:00Z">
                <w:rPr>
                  <w:rFonts w:eastAsiaTheme="minorEastAsia"/>
                  <w:noProof/>
                  <w:sz w:val="21"/>
                </w:rPr>
              </w:rPrChange>
            </w:rPr>
            <w:tab/>
          </w:r>
          <w:r w:rsidR="00CA2507" w:rsidRPr="0057686A">
            <w:rPr>
              <w:rStyle w:val="a6"/>
              <w:rFonts w:ascii="微软雅黑" w:hAnsi="微软雅黑" w:hint="eastAsia"/>
              <w:noProof/>
              <w:color w:val="000000" w:themeColor="text1"/>
              <w:rPrChange w:id="140" w:author="薛飞跃" w:date="2017-11-28T11:35:00Z">
                <w:rPr>
                  <w:rStyle w:val="a6"/>
                  <w:rFonts w:hint="eastAsia"/>
                  <w:noProof/>
                </w:rPr>
              </w:rPrChange>
            </w:rPr>
            <w:t>播放本地视频</w:t>
          </w:r>
          <w:r w:rsidR="00CA2507" w:rsidRPr="0057686A">
            <w:rPr>
              <w:rStyle w:val="a6"/>
              <w:rFonts w:ascii="微软雅黑" w:hAnsi="微软雅黑"/>
              <w:noProof/>
              <w:color w:val="000000" w:themeColor="text1"/>
              <w:rPrChange w:id="141" w:author="薛飞跃" w:date="2017-11-28T11:35:00Z">
                <w:rPr>
                  <w:rStyle w:val="a6"/>
                  <w:noProof/>
                </w:rPr>
              </w:rPrChange>
            </w:rPr>
            <w:t>CPU</w:t>
          </w:r>
          <w:r w:rsidR="00CA2507" w:rsidRPr="0057686A">
            <w:rPr>
              <w:rStyle w:val="a6"/>
              <w:rFonts w:ascii="微软雅黑" w:hAnsi="微软雅黑" w:hint="eastAsia"/>
              <w:noProof/>
              <w:color w:val="000000" w:themeColor="text1"/>
              <w:rPrChange w:id="142" w:author="薛飞跃" w:date="2017-11-28T11:35:00Z">
                <w:rPr>
                  <w:rStyle w:val="a6"/>
                  <w:rFonts w:hint="eastAsia"/>
                  <w:noProof/>
                </w:rPr>
              </w:rPrChange>
            </w:rPr>
            <w:t>和内存占用</w:t>
          </w:r>
          <w:r w:rsidR="00CA2507" w:rsidRPr="0057686A">
            <w:rPr>
              <w:rFonts w:ascii="微软雅黑" w:hAnsi="微软雅黑"/>
              <w:noProof/>
              <w:webHidden/>
              <w:color w:val="000000" w:themeColor="text1"/>
              <w:rPrChange w:id="143" w:author="薛飞跃" w:date="2017-11-28T11:35:00Z">
                <w:rPr>
                  <w:noProof/>
                  <w:webHidden/>
                </w:rPr>
              </w:rPrChange>
            </w:rPr>
            <w:tab/>
          </w:r>
          <w:r w:rsidR="00CA2507" w:rsidRPr="0057686A">
            <w:rPr>
              <w:rFonts w:ascii="微软雅黑" w:hAnsi="微软雅黑"/>
              <w:noProof/>
              <w:webHidden/>
              <w:color w:val="000000" w:themeColor="text1"/>
              <w:rPrChange w:id="144" w:author="薛飞跃" w:date="2017-11-28T11:35:00Z">
                <w:rPr>
                  <w:noProof/>
                  <w:webHidden/>
                </w:rPr>
              </w:rPrChange>
            </w:rPr>
            <w:fldChar w:fldCharType="begin"/>
          </w:r>
          <w:r w:rsidR="00CA2507" w:rsidRPr="0057686A">
            <w:rPr>
              <w:rFonts w:ascii="微软雅黑" w:hAnsi="微软雅黑"/>
              <w:noProof/>
              <w:webHidden/>
              <w:color w:val="000000" w:themeColor="text1"/>
              <w:rPrChange w:id="145" w:author="薛飞跃" w:date="2017-11-28T11:35:00Z">
                <w:rPr>
                  <w:noProof/>
                  <w:webHidden/>
                </w:rPr>
              </w:rPrChange>
            </w:rPr>
            <w:instrText xml:space="preserve"> PAGEREF _Toc499631016 \h </w:instrText>
          </w:r>
          <w:r w:rsidR="00CA2507" w:rsidRPr="0057686A">
            <w:rPr>
              <w:rFonts w:ascii="微软雅黑" w:hAnsi="微软雅黑"/>
              <w:noProof/>
              <w:webHidden/>
              <w:color w:val="000000" w:themeColor="text1"/>
              <w:rPrChange w:id="146" w:author="薛飞跃" w:date="2017-11-28T11:35:00Z">
                <w:rPr>
                  <w:rFonts w:ascii="微软雅黑" w:hAnsi="微软雅黑"/>
                  <w:noProof/>
                  <w:webHidden/>
                  <w:color w:val="000000" w:themeColor="text1"/>
                </w:rPr>
              </w:rPrChange>
            </w:rPr>
          </w:r>
          <w:r w:rsidR="00CA2507" w:rsidRPr="0057686A">
            <w:rPr>
              <w:rFonts w:ascii="微软雅黑" w:hAnsi="微软雅黑"/>
              <w:noProof/>
              <w:webHidden/>
              <w:color w:val="000000" w:themeColor="text1"/>
              <w:rPrChange w:id="147" w:author="薛飞跃" w:date="2017-11-28T11:35:00Z">
                <w:rPr>
                  <w:noProof/>
                  <w:webHidden/>
                </w:rPr>
              </w:rPrChange>
            </w:rPr>
            <w:fldChar w:fldCharType="separate"/>
          </w:r>
          <w:r w:rsidR="00CA2507" w:rsidRPr="0057686A">
            <w:rPr>
              <w:rFonts w:ascii="微软雅黑" w:hAnsi="微软雅黑"/>
              <w:noProof/>
              <w:webHidden/>
              <w:color w:val="000000" w:themeColor="text1"/>
              <w:rPrChange w:id="148" w:author="薛飞跃" w:date="2017-11-28T11:35:00Z">
                <w:rPr>
                  <w:noProof/>
                  <w:webHidden/>
                </w:rPr>
              </w:rPrChange>
            </w:rPr>
            <w:t>3</w:t>
          </w:r>
          <w:r w:rsidR="00CA2507" w:rsidRPr="0057686A">
            <w:rPr>
              <w:rFonts w:ascii="微软雅黑" w:hAnsi="微软雅黑"/>
              <w:noProof/>
              <w:webHidden/>
              <w:color w:val="000000" w:themeColor="text1"/>
              <w:rPrChange w:id="149" w:author="薛飞跃" w:date="2017-11-28T11:35:00Z">
                <w:rPr>
                  <w:noProof/>
                  <w:webHidden/>
                </w:rPr>
              </w:rPrChange>
            </w:rPr>
            <w:fldChar w:fldCharType="end"/>
          </w:r>
          <w:r w:rsidRPr="0057686A">
            <w:rPr>
              <w:rFonts w:ascii="微软雅黑" w:hAnsi="微软雅黑"/>
              <w:noProof/>
              <w:color w:val="000000" w:themeColor="text1"/>
              <w:rPrChange w:id="150" w:author="薛飞跃" w:date="2017-11-28T11:35:00Z">
                <w:rPr>
                  <w:noProof/>
                </w:rPr>
              </w:rPrChange>
            </w:rPr>
            <w:fldChar w:fldCharType="end"/>
          </w:r>
        </w:p>
        <w:p w:rsidR="00CA2507" w:rsidRPr="0057686A" w:rsidRDefault="008D09BA" w:rsidP="00CA2507">
          <w:pPr>
            <w:pStyle w:val="20"/>
            <w:tabs>
              <w:tab w:val="left" w:pos="1050"/>
              <w:tab w:val="right" w:leader="dot" w:pos="8296"/>
            </w:tabs>
            <w:ind w:left="560"/>
            <w:rPr>
              <w:rFonts w:ascii="微软雅黑" w:hAnsi="微软雅黑"/>
              <w:noProof/>
              <w:color w:val="000000" w:themeColor="text1"/>
              <w:sz w:val="21"/>
              <w:rPrChange w:id="151" w:author="薛飞跃" w:date="2017-11-28T11:35:00Z">
                <w:rPr>
                  <w:rFonts w:eastAsiaTheme="minorEastAsia"/>
                  <w:noProof/>
                  <w:sz w:val="21"/>
                </w:rPr>
              </w:rPrChange>
            </w:rPr>
          </w:pPr>
          <w:r w:rsidRPr="0057686A">
            <w:rPr>
              <w:rFonts w:ascii="微软雅黑" w:hAnsi="微软雅黑"/>
              <w:color w:val="000000" w:themeColor="text1"/>
              <w:rPrChange w:id="152" w:author="薛飞跃" w:date="2017-11-28T11:35:00Z">
                <w:rPr/>
              </w:rPrChange>
            </w:rPr>
            <w:fldChar w:fldCharType="begin"/>
          </w:r>
          <w:r w:rsidRPr="0057686A">
            <w:rPr>
              <w:rFonts w:ascii="微软雅黑" w:hAnsi="微软雅黑"/>
              <w:color w:val="000000" w:themeColor="text1"/>
              <w:rPrChange w:id="153" w:author="薛飞跃" w:date="2017-11-28T11:35:00Z">
                <w:rPr/>
              </w:rPrChange>
            </w:rPr>
            <w:instrText xml:space="preserve"> HYPERLINK \l "_Toc499631017" </w:instrText>
          </w:r>
          <w:r w:rsidRPr="0057686A">
            <w:rPr>
              <w:rFonts w:ascii="微软雅黑" w:hAnsi="微软雅黑"/>
              <w:color w:val="000000" w:themeColor="text1"/>
              <w:rPrChange w:id="154" w:author="薛飞跃" w:date="2017-11-28T11:35:00Z">
                <w:rPr>
                  <w:noProof/>
                </w:rPr>
              </w:rPrChange>
            </w:rPr>
            <w:fldChar w:fldCharType="separate"/>
          </w:r>
          <w:r w:rsidR="00CA2507" w:rsidRPr="0057686A">
            <w:rPr>
              <w:rStyle w:val="a6"/>
              <w:rFonts w:ascii="微软雅黑" w:hAnsi="微软雅黑"/>
              <w:noProof/>
              <w:color w:val="000000" w:themeColor="text1"/>
              <w:rPrChange w:id="155" w:author="薛飞跃" w:date="2017-11-28T11:35:00Z">
                <w:rPr>
                  <w:rStyle w:val="a6"/>
                  <w:noProof/>
                </w:rPr>
              </w:rPrChange>
            </w:rPr>
            <w:t>5.</w:t>
          </w:r>
          <w:r w:rsidR="00CA2507" w:rsidRPr="0057686A">
            <w:rPr>
              <w:rFonts w:ascii="微软雅黑" w:hAnsi="微软雅黑"/>
              <w:noProof/>
              <w:color w:val="000000" w:themeColor="text1"/>
              <w:sz w:val="21"/>
              <w:rPrChange w:id="156" w:author="薛飞跃" w:date="2017-11-28T11:35:00Z">
                <w:rPr>
                  <w:rFonts w:eastAsiaTheme="minorEastAsia"/>
                  <w:noProof/>
                  <w:sz w:val="21"/>
                </w:rPr>
              </w:rPrChange>
            </w:rPr>
            <w:tab/>
          </w:r>
          <w:r w:rsidR="00CA2507" w:rsidRPr="0057686A">
            <w:rPr>
              <w:rStyle w:val="a6"/>
              <w:rFonts w:ascii="微软雅黑" w:hAnsi="微软雅黑" w:hint="eastAsia"/>
              <w:noProof/>
              <w:color w:val="000000" w:themeColor="text1"/>
              <w:rPrChange w:id="157" w:author="薛飞跃" w:date="2017-11-28T11:35:00Z">
                <w:rPr>
                  <w:rStyle w:val="a6"/>
                  <w:rFonts w:hint="eastAsia"/>
                  <w:noProof/>
                </w:rPr>
              </w:rPrChange>
            </w:rPr>
            <w:t>播放视频流</w:t>
          </w:r>
          <w:r w:rsidR="00CA2507" w:rsidRPr="0057686A">
            <w:rPr>
              <w:rStyle w:val="a6"/>
              <w:rFonts w:ascii="微软雅黑" w:hAnsi="微软雅黑"/>
              <w:noProof/>
              <w:color w:val="000000" w:themeColor="text1"/>
              <w:rPrChange w:id="158" w:author="薛飞跃" w:date="2017-11-28T11:35:00Z">
                <w:rPr>
                  <w:rStyle w:val="a6"/>
                  <w:noProof/>
                </w:rPr>
              </w:rPrChange>
            </w:rPr>
            <w:t>CPU</w:t>
          </w:r>
          <w:r w:rsidR="00CA2507" w:rsidRPr="0057686A">
            <w:rPr>
              <w:rStyle w:val="a6"/>
              <w:rFonts w:ascii="微软雅黑" w:hAnsi="微软雅黑" w:hint="eastAsia"/>
              <w:noProof/>
              <w:color w:val="000000" w:themeColor="text1"/>
              <w:rPrChange w:id="159" w:author="薛飞跃" w:date="2017-11-28T11:35:00Z">
                <w:rPr>
                  <w:rStyle w:val="a6"/>
                  <w:rFonts w:hint="eastAsia"/>
                  <w:noProof/>
                </w:rPr>
              </w:rPrChange>
            </w:rPr>
            <w:t>占用和内存占用</w:t>
          </w:r>
          <w:r w:rsidR="00CA2507" w:rsidRPr="0057686A">
            <w:rPr>
              <w:rFonts w:ascii="微软雅黑" w:hAnsi="微软雅黑"/>
              <w:noProof/>
              <w:webHidden/>
              <w:color w:val="000000" w:themeColor="text1"/>
              <w:rPrChange w:id="160" w:author="薛飞跃" w:date="2017-11-28T11:35:00Z">
                <w:rPr>
                  <w:noProof/>
                  <w:webHidden/>
                </w:rPr>
              </w:rPrChange>
            </w:rPr>
            <w:tab/>
          </w:r>
          <w:r w:rsidR="00CA2507" w:rsidRPr="0057686A">
            <w:rPr>
              <w:rFonts w:ascii="微软雅黑" w:hAnsi="微软雅黑"/>
              <w:noProof/>
              <w:webHidden/>
              <w:color w:val="000000" w:themeColor="text1"/>
              <w:rPrChange w:id="161" w:author="薛飞跃" w:date="2017-11-28T11:35:00Z">
                <w:rPr>
                  <w:noProof/>
                  <w:webHidden/>
                </w:rPr>
              </w:rPrChange>
            </w:rPr>
            <w:fldChar w:fldCharType="begin"/>
          </w:r>
          <w:r w:rsidR="00CA2507" w:rsidRPr="0057686A">
            <w:rPr>
              <w:rFonts w:ascii="微软雅黑" w:hAnsi="微软雅黑"/>
              <w:noProof/>
              <w:webHidden/>
              <w:color w:val="000000" w:themeColor="text1"/>
              <w:rPrChange w:id="162" w:author="薛飞跃" w:date="2017-11-28T11:35:00Z">
                <w:rPr>
                  <w:noProof/>
                  <w:webHidden/>
                </w:rPr>
              </w:rPrChange>
            </w:rPr>
            <w:instrText xml:space="preserve"> PAGEREF _Toc499631017 \h </w:instrText>
          </w:r>
          <w:r w:rsidR="00CA2507" w:rsidRPr="0057686A">
            <w:rPr>
              <w:rFonts w:ascii="微软雅黑" w:hAnsi="微软雅黑"/>
              <w:noProof/>
              <w:webHidden/>
              <w:color w:val="000000" w:themeColor="text1"/>
              <w:rPrChange w:id="163" w:author="薛飞跃" w:date="2017-11-28T11:35:00Z">
                <w:rPr>
                  <w:rFonts w:ascii="微软雅黑" w:hAnsi="微软雅黑"/>
                  <w:noProof/>
                  <w:webHidden/>
                  <w:color w:val="000000" w:themeColor="text1"/>
                </w:rPr>
              </w:rPrChange>
            </w:rPr>
          </w:r>
          <w:r w:rsidR="00CA2507" w:rsidRPr="0057686A">
            <w:rPr>
              <w:rFonts w:ascii="微软雅黑" w:hAnsi="微软雅黑"/>
              <w:noProof/>
              <w:webHidden/>
              <w:color w:val="000000" w:themeColor="text1"/>
              <w:rPrChange w:id="164" w:author="薛飞跃" w:date="2017-11-28T11:35:00Z">
                <w:rPr>
                  <w:noProof/>
                  <w:webHidden/>
                </w:rPr>
              </w:rPrChange>
            </w:rPr>
            <w:fldChar w:fldCharType="separate"/>
          </w:r>
          <w:r w:rsidR="00CA2507" w:rsidRPr="0057686A">
            <w:rPr>
              <w:rFonts w:ascii="微软雅黑" w:hAnsi="微软雅黑"/>
              <w:noProof/>
              <w:webHidden/>
              <w:color w:val="000000" w:themeColor="text1"/>
              <w:rPrChange w:id="165" w:author="薛飞跃" w:date="2017-11-28T11:35:00Z">
                <w:rPr>
                  <w:noProof/>
                  <w:webHidden/>
                </w:rPr>
              </w:rPrChange>
            </w:rPr>
            <w:t>5</w:t>
          </w:r>
          <w:r w:rsidR="00CA2507" w:rsidRPr="0057686A">
            <w:rPr>
              <w:rFonts w:ascii="微软雅黑" w:hAnsi="微软雅黑"/>
              <w:noProof/>
              <w:webHidden/>
              <w:color w:val="000000" w:themeColor="text1"/>
              <w:rPrChange w:id="166" w:author="薛飞跃" w:date="2017-11-28T11:35:00Z">
                <w:rPr>
                  <w:noProof/>
                  <w:webHidden/>
                </w:rPr>
              </w:rPrChange>
            </w:rPr>
            <w:fldChar w:fldCharType="end"/>
          </w:r>
          <w:r w:rsidRPr="0057686A">
            <w:rPr>
              <w:rFonts w:ascii="微软雅黑" w:hAnsi="微软雅黑"/>
              <w:noProof/>
              <w:color w:val="000000" w:themeColor="text1"/>
              <w:rPrChange w:id="167" w:author="薛飞跃" w:date="2017-11-28T11:35:00Z">
                <w:rPr>
                  <w:noProof/>
                </w:rPr>
              </w:rPrChange>
            </w:rPr>
            <w:fldChar w:fldCharType="end"/>
          </w:r>
        </w:p>
        <w:p w:rsidR="00CA2507" w:rsidRPr="0057686A" w:rsidRDefault="008D09BA">
          <w:pPr>
            <w:pStyle w:val="10"/>
            <w:tabs>
              <w:tab w:val="left" w:pos="840"/>
              <w:tab w:val="right" w:leader="dot" w:pos="8296"/>
            </w:tabs>
            <w:rPr>
              <w:rFonts w:ascii="微软雅黑" w:hAnsi="微软雅黑"/>
              <w:noProof/>
              <w:color w:val="000000" w:themeColor="text1"/>
              <w:sz w:val="21"/>
              <w:rPrChange w:id="168" w:author="薛飞跃" w:date="2017-11-28T11:35:00Z">
                <w:rPr>
                  <w:rFonts w:eastAsiaTheme="minorEastAsia"/>
                  <w:noProof/>
                  <w:sz w:val="21"/>
                </w:rPr>
              </w:rPrChange>
            </w:rPr>
          </w:pPr>
          <w:r w:rsidRPr="0057686A">
            <w:rPr>
              <w:rFonts w:ascii="微软雅黑" w:hAnsi="微软雅黑"/>
              <w:color w:val="000000" w:themeColor="text1"/>
              <w:rPrChange w:id="169" w:author="薛飞跃" w:date="2017-11-28T11:35:00Z">
                <w:rPr/>
              </w:rPrChange>
            </w:rPr>
            <w:fldChar w:fldCharType="begin"/>
          </w:r>
          <w:r w:rsidRPr="0057686A">
            <w:rPr>
              <w:rFonts w:ascii="微软雅黑" w:hAnsi="微软雅黑"/>
              <w:color w:val="000000" w:themeColor="text1"/>
              <w:rPrChange w:id="170" w:author="薛飞跃" w:date="2017-11-28T11:35:00Z">
                <w:rPr/>
              </w:rPrChange>
            </w:rPr>
            <w:instrText xml:space="preserve"> HYPERLINK \l "_Toc499631018" </w:instrText>
          </w:r>
          <w:r w:rsidRPr="0057686A">
            <w:rPr>
              <w:rFonts w:ascii="微软雅黑" w:hAnsi="微软雅黑"/>
              <w:color w:val="000000" w:themeColor="text1"/>
              <w:rPrChange w:id="171" w:author="薛飞跃" w:date="2017-11-28T11:35:00Z">
                <w:rPr>
                  <w:noProof/>
                </w:rPr>
              </w:rPrChange>
            </w:rPr>
            <w:fldChar w:fldCharType="separate"/>
          </w:r>
          <w:r w:rsidR="00CA2507" w:rsidRPr="0057686A">
            <w:rPr>
              <w:rStyle w:val="a6"/>
              <w:rFonts w:ascii="微软雅黑" w:hAnsi="微软雅黑" w:hint="eastAsia"/>
              <w:noProof/>
              <w:color w:val="000000" w:themeColor="text1"/>
              <w:rPrChange w:id="172" w:author="薛飞跃" w:date="2017-11-28T11:35:00Z">
                <w:rPr>
                  <w:rStyle w:val="a6"/>
                  <w:rFonts w:hint="eastAsia"/>
                  <w:noProof/>
                </w:rPr>
              </w:rPrChange>
            </w:rPr>
            <w:t>三、</w:t>
          </w:r>
          <w:r w:rsidR="00CA2507" w:rsidRPr="0057686A">
            <w:rPr>
              <w:rFonts w:ascii="微软雅黑" w:hAnsi="微软雅黑"/>
              <w:noProof/>
              <w:color w:val="000000" w:themeColor="text1"/>
              <w:sz w:val="21"/>
              <w:rPrChange w:id="173" w:author="薛飞跃" w:date="2017-11-28T11:35:00Z">
                <w:rPr>
                  <w:rFonts w:eastAsiaTheme="minorEastAsia"/>
                  <w:noProof/>
                  <w:sz w:val="21"/>
                </w:rPr>
              </w:rPrChange>
            </w:rPr>
            <w:tab/>
          </w:r>
          <w:r w:rsidR="00CA2507" w:rsidRPr="0057686A">
            <w:rPr>
              <w:rStyle w:val="a6"/>
              <w:rFonts w:ascii="微软雅黑" w:hAnsi="微软雅黑"/>
              <w:noProof/>
              <w:color w:val="000000" w:themeColor="text1"/>
              <w:rPrChange w:id="174" w:author="薛飞跃" w:date="2017-11-28T11:35:00Z">
                <w:rPr>
                  <w:rStyle w:val="a6"/>
                  <w:noProof/>
                </w:rPr>
              </w:rPrChange>
            </w:rPr>
            <w:t>Android</w:t>
          </w:r>
          <w:r w:rsidR="00CA2507" w:rsidRPr="0057686A">
            <w:rPr>
              <w:rStyle w:val="a6"/>
              <w:rFonts w:ascii="微软雅黑" w:hAnsi="微软雅黑" w:hint="eastAsia"/>
              <w:noProof/>
              <w:color w:val="000000" w:themeColor="text1"/>
              <w:rPrChange w:id="175" w:author="薛飞跃" w:date="2017-11-28T11:35:00Z">
                <w:rPr>
                  <w:rStyle w:val="a6"/>
                  <w:rFonts w:hint="eastAsia"/>
                  <w:noProof/>
                </w:rPr>
              </w:rPrChange>
            </w:rPr>
            <w:t>端两种插件对比分析</w:t>
          </w:r>
          <w:r w:rsidR="00CA2507" w:rsidRPr="0057686A">
            <w:rPr>
              <w:rFonts w:ascii="微软雅黑" w:hAnsi="微软雅黑"/>
              <w:noProof/>
              <w:webHidden/>
              <w:color w:val="000000" w:themeColor="text1"/>
              <w:rPrChange w:id="176" w:author="薛飞跃" w:date="2017-11-28T11:35:00Z">
                <w:rPr>
                  <w:noProof/>
                  <w:webHidden/>
                </w:rPr>
              </w:rPrChange>
            </w:rPr>
            <w:tab/>
          </w:r>
          <w:r w:rsidR="00CA2507" w:rsidRPr="0057686A">
            <w:rPr>
              <w:rFonts w:ascii="微软雅黑" w:hAnsi="微软雅黑"/>
              <w:noProof/>
              <w:webHidden/>
              <w:color w:val="000000" w:themeColor="text1"/>
              <w:rPrChange w:id="177" w:author="薛飞跃" w:date="2017-11-28T11:35:00Z">
                <w:rPr>
                  <w:noProof/>
                  <w:webHidden/>
                </w:rPr>
              </w:rPrChange>
            </w:rPr>
            <w:fldChar w:fldCharType="begin"/>
          </w:r>
          <w:r w:rsidR="00CA2507" w:rsidRPr="0057686A">
            <w:rPr>
              <w:rFonts w:ascii="微软雅黑" w:hAnsi="微软雅黑"/>
              <w:noProof/>
              <w:webHidden/>
              <w:color w:val="000000" w:themeColor="text1"/>
              <w:rPrChange w:id="178" w:author="薛飞跃" w:date="2017-11-28T11:35:00Z">
                <w:rPr>
                  <w:noProof/>
                  <w:webHidden/>
                </w:rPr>
              </w:rPrChange>
            </w:rPr>
            <w:instrText xml:space="preserve"> PAGEREF _Toc499631018 \h </w:instrText>
          </w:r>
          <w:r w:rsidR="00CA2507" w:rsidRPr="0057686A">
            <w:rPr>
              <w:rFonts w:ascii="微软雅黑" w:hAnsi="微软雅黑"/>
              <w:noProof/>
              <w:webHidden/>
              <w:color w:val="000000" w:themeColor="text1"/>
              <w:rPrChange w:id="179" w:author="薛飞跃" w:date="2017-11-28T11:35:00Z">
                <w:rPr>
                  <w:rFonts w:ascii="微软雅黑" w:hAnsi="微软雅黑"/>
                  <w:noProof/>
                  <w:webHidden/>
                  <w:color w:val="000000" w:themeColor="text1"/>
                </w:rPr>
              </w:rPrChange>
            </w:rPr>
          </w:r>
          <w:r w:rsidR="00CA2507" w:rsidRPr="0057686A">
            <w:rPr>
              <w:rFonts w:ascii="微软雅黑" w:hAnsi="微软雅黑"/>
              <w:noProof/>
              <w:webHidden/>
              <w:color w:val="000000" w:themeColor="text1"/>
              <w:rPrChange w:id="180" w:author="薛飞跃" w:date="2017-11-28T11:35:00Z">
                <w:rPr>
                  <w:noProof/>
                  <w:webHidden/>
                </w:rPr>
              </w:rPrChange>
            </w:rPr>
            <w:fldChar w:fldCharType="separate"/>
          </w:r>
          <w:r w:rsidR="00CA2507" w:rsidRPr="0057686A">
            <w:rPr>
              <w:rFonts w:ascii="微软雅黑" w:hAnsi="微软雅黑"/>
              <w:noProof/>
              <w:webHidden/>
              <w:color w:val="000000" w:themeColor="text1"/>
              <w:rPrChange w:id="181" w:author="薛飞跃" w:date="2017-11-28T11:35:00Z">
                <w:rPr>
                  <w:noProof/>
                  <w:webHidden/>
                </w:rPr>
              </w:rPrChange>
            </w:rPr>
            <w:t>7</w:t>
          </w:r>
          <w:r w:rsidR="00CA2507" w:rsidRPr="0057686A">
            <w:rPr>
              <w:rFonts w:ascii="微软雅黑" w:hAnsi="微软雅黑"/>
              <w:noProof/>
              <w:webHidden/>
              <w:color w:val="000000" w:themeColor="text1"/>
              <w:rPrChange w:id="182" w:author="薛飞跃" w:date="2017-11-28T11:35:00Z">
                <w:rPr>
                  <w:noProof/>
                  <w:webHidden/>
                </w:rPr>
              </w:rPrChange>
            </w:rPr>
            <w:fldChar w:fldCharType="end"/>
          </w:r>
          <w:r w:rsidRPr="0057686A">
            <w:rPr>
              <w:rFonts w:ascii="微软雅黑" w:hAnsi="微软雅黑"/>
              <w:noProof/>
              <w:color w:val="000000" w:themeColor="text1"/>
              <w:rPrChange w:id="183" w:author="薛飞跃" w:date="2017-11-28T11:35:00Z">
                <w:rPr>
                  <w:noProof/>
                </w:rPr>
              </w:rPrChange>
            </w:rPr>
            <w:fldChar w:fldCharType="end"/>
          </w:r>
        </w:p>
        <w:p w:rsidR="00CA2507" w:rsidRPr="0057686A" w:rsidRDefault="008D09BA" w:rsidP="00CA2507">
          <w:pPr>
            <w:pStyle w:val="20"/>
            <w:tabs>
              <w:tab w:val="left" w:pos="1050"/>
              <w:tab w:val="right" w:leader="dot" w:pos="8296"/>
            </w:tabs>
            <w:ind w:left="560"/>
            <w:rPr>
              <w:rFonts w:ascii="微软雅黑" w:hAnsi="微软雅黑"/>
              <w:noProof/>
              <w:color w:val="000000" w:themeColor="text1"/>
              <w:sz w:val="21"/>
              <w:rPrChange w:id="184" w:author="薛飞跃" w:date="2017-11-28T11:35:00Z">
                <w:rPr>
                  <w:rFonts w:eastAsiaTheme="minorEastAsia"/>
                  <w:noProof/>
                  <w:sz w:val="21"/>
                </w:rPr>
              </w:rPrChange>
            </w:rPr>
          </w:pPr>
          <w:r w:rsidRPr="0057686A">
            <w:rPr>
              <w:rFonts w:ascii="微软雅黑" w:hAnsi="微软雅黑"/>
              <w:color w:val="000000" w:themeColor="text1"/>
              <w:rPrChange w:id="185" w:author="薛飞跃" w:date="2017-11-28T11:35:00Z">
                <w:rPr/>
              </w:rPrChange>
            </w:rPr>
            <w:fldChar w:fldCharType="begin"/>
          </w:r>
          <w:r w:rsidRPr="0057686A">
            <w:rPr>
              <w:rFonts w:ascii="微软雅黑" w:hAnsi="微软雅黑"/>
              <w:color w:val="000000" w:themeColor="text1"/>
              <w:rPrChange w:id="186" w:author="薛飞跃" w:date="2017-11-28T11:35:00Z">
                <w:rPr/>
              </w:rPrChange>
            </w:rPr>
            <w:instrText xml:space="preserve"> HYPERLINK \l "_Toc499631019" </w:instrText>
          </w:r>
          <w:r w:rsidRPr="0057686A">
            <w:rPr>
              <w:rFonts w:ascii="微软雅黑" w:hAnsi="微软雅黑"/>
              <w:color w:val="000000" w:themeColor="text1"/>
              <w:rPrChange w:id="187" w:author="薛飞跃" w:date="2017-11-28T11:35:00Z">
                <w:rPr>
                  <w:noProof/>
                </w:rPr>
              </w:rPrChange>
            </w:rPr>
            <w:fldChar w:fldCharType="separate"/>
          </w:r>
          <w:r w:rsidR="00CA2507" w:rsidRPr="0057686A">
            <w:rPr>
              <w:rStyle w:val="a6"/>
              <w:rFonts w:ascii="微软雅黑" w:hAnsi="微软雅黑"/>
              <w:noProof/>
              <w:color w:val="000000" w:themeColor="text1"/>
              <w:rPrChange w:id="188" w:author="薛飞跃" w:date="2017-11-28T11:35:00Z">
                <w:rPr>
                  <w:rStyle w:val="a6"/>
                  <w:noProof/>
                </w:rPr>
              </w:rPrChange>
            </w:rPr>
            <w:t>1.</w:t>
          </w:r>
          <w:r w:rsidR="00CA2507" w:rsidRPr="0057686A">
            <w:rPr>
              <w:rFonts w:ascii="微软雅黑" w:hAnsi="微软雅黑"/>
              <w:noProof/>
              <w:color w:val="000000" w:themeColor="text1"/>
              <w:sz w:val="21"/>
              <w:rPrChange w:id="189" w:author="薛飞跃" w:date="2017-11-28T11:35:00Z">
                <w:rPr>
                  <w:rFonts w:eastAsiaTheme="minorEastAsia"/>
                  <w:noProof/>
                  <w:sz w:val="21"/>
                </w:rPr>
              </w:rPrChange>
            </w:rPr>
            <w:tab/>
          </w:r>
          <w:r w:rsidR="00CA2507" w:rsidRPr="0057686A">
            <w:rPr>
              <w:rStyle w:val="a6"/>
              <w:rFonts w:ascii="微软雅黑" w:hAnsi="微软雅黑" w:hint="eastAsia"/>
              <w:noProof/>
              <w:color w:val="000000" w:themeColor="text1"/>
              <w:rPrChange w:id="190" w:author="薛飞跃" w:date="2017-11-28T11:35:00Z">
                <w:rPr>
                  <w:rStyle w:val="a6"/>
                  <w:rFonts w:hint="eastAsia"/>
                  <w:noProof/>
                </w:rPr>
              </w:rPrChange>
            </w:rPr>
            <w:t>播放本地视频</w:t>
          </w:r>
          <w:r w:rsidR="00CA2507" w:rsidRPr="0057686A">
            <w:rPr>
              <w:rStyle w:val="a6"/>
              <w:rFonts w:ascii="微软雅黑" w:hAnsi="微软雅黑"/>
              <w:noProof/>
              <w:color w:val="000000" w:themeColor="text1"/>
              <w:rPrChange w:id="191" w:author="薛飞跃" w:date="2017-11-28T11:35:00Z">
                <w:rPr>
                  <w:rStyle w:val="a6"/>
                  <w:noProof/>
                </w:rPr>
              </w:rPrChange>
            </w:rPr>
            <w:t>CPU</w:t>
          </w:r>
          <w:r w:rsidR="00CA2507" w:rsidRPr="0057686A">
            <w:rPr>
              <w:rStyle w:val="a6"/>
              <w:rFonts w:ascii="微软雅黑" w:hAnsi="微软雅黑" w:hint="eastAsia"/>
              <w:noProof/>
              <w:color w:val="000000" w:themeColor="text1"/>
              <w:rPrChange w:id="192" w:author="薛飞跃" w:date="2017-11-28T11:35:00Z">
                <w:rPr>
                  <w:rStyle w:val="a6"/>
                  <w:rFonts w:hint="eastAsia"/>
                  <w:noProof/>
                </w:rPr>
              </w:rPrChange>
            </w:rPr>
            <w:t>和内存占用</w:t>
          </w:r>
          <w:r w:rsidR="00CA2507" w:rsidRPr="0057686A">
            <w:rPr>
              <w:rFonts w:ascii="微软雅黑" w:hAnsi="微软雅黑"/>
              <w:noProof/>
              <w:webHidden/>
              <w:color w:val="000000" w:themeColor="text1"/>
              <w:rPrChange w:id="193" w:author="薛飞跃" w:date="2017-11-28T11:35:00Z">
                <w:rPr>
                  <w:noProof/>
                  <w:webHidden/>
                </w:rPr>
              </w:rPrChange>
            </w:rPr>
            <w:tab/>
          </w:r>
          <w:r w:rsidR="00CA2507" w:rsidRPr="0057686A">
            <w:rPr>
              <w:rFonts w:ascii="微软雅黑" w:hAnsi="微软雅黑"/>
              <w:noProof/>
              <w:webHidden/>
              <w:color w:val="000000" w:themeColor="text1"/>
              <w:rPrChange w:id="194" w:author="薛飞跃" w:date="2017-11-28T11:35:00Z">
                <w:rPr>
                  <w:noProof/>
                  <w:webHidden/>
                </w:rPr>
              </w:rPrChange>
            </w:rPr>
            <w:fldChar w:fldCharType="begin"/>
          </w:r>
          <w:r w:rsidR="00CA2507" w:rsidRPr="0057686A">
            <w:rPr>
              <w:rFonts w:ascii="微软雅黑" w:hAnsi="微软雅黑"/>
              <w:noProof/>
              <w:webHidden/>
              <w:color w:val="000000" w:themeColor="text1"/>
              <w:rPrChange w:id="195" w:author="薛飞跃" w:date="2017-11-28T11:35:00Z">
                <w:rPr>
                  <w:noProof/>
                  <w:webHidden/>
                </w:rPr>
              </w:rPrChange>
            </w:rPr>
            <w:instrText xml:space="preserve"> PAGEREF _Toc499631019 \h </w:instrText>
          </w:r>
          <w:r w:rsidR="00CA2507" w:rsidRPr="0057686A">
            <w:rPr>
              <w:rFonts w:ascii="微软雅黑" w:hAnsi="微软雅黑"/>
              <w:noProof/>
              <w:webHidden/>
              <w:color w:val="000000" w:themeColor="text1"/>
              <w:rPrChange w:id="196" w:author="薛飞跃" w:date="2017-11-28T11:35:00Z">
                <w:rPr>
                  <w:rFonts w:ascii="微软雅黑" w:hAnsi="微软雅黑"/>
                  <w:noProof/>
                  <w:webHidden/>
                  <w:color w:val="000000" w:themeColor="text1"/>
                </w:rPr>
              </w:rPrChange>
            </w:rPr>
          </w:r>
          <w:r w:rsidR="00CA2507" w:rsidRPr="0057686A">
            <w:rPr>
              <w:rFonts w:ascii="微软雅黑" w:hAnsi="微软雅黑"/>
              <w:noProof/>
              <w:webHidden/>
              <w:color w:val="000000" w:themeColor="text1"/>
              <w:rPrChange w:id="197" w:author="薛飞跃" w:date="2017-11-28T11:35:00Z">
                <w:rPr>
                  <w:noProof/>
                  <w:webHidden/>
                </w:rPr>
              </w:rPrChange>
            </w:rPr>
            <w:fldChar w:fldCharType="separate"/>
          </w:r>
          <w:r w:rsidR="00CA2507" w:rsidRPr="0057686A">
            <w:rPr>
              <w:rFonts w:ascii="微软雅黑" w:hAnsi="微软雅黑"/>
              <w:noProof/>
              <w:webHidden/>
              <w:color w:val="000000" w:themeColor="text1"/>
              <w:rPrChange w:id="198" w:author="薛飞跃" w:date="2017-11-28T11:35:00Z">
                <w:rPr>
                  <w:noProof/>
                  <w:webHidden/>
                </w:rPr>
              </w:rPrChange>
            </w:rPr>
            <w:t>7</w:t>
          </w:r>
          <w:r w:rsidR="00CA2507" w:rsidRPr="0057686A">
            <w:rPr>
              <w:rFonts w:ascii="微软雅黑" w:hAnsi="微软雅黑"/>
              <w:noProof/>
              <w:webHidden/>
              <w:color w:val="000000" w:themeColor="text1"/>
              <w:rPrChange w:id="199" w:author="薛飞跃" w:date="2017-11-28T11:35:00Z">
                <w:rPr>
                  <w:noProof/>
                  <w:webHidden/>
                </w:rPr>
              </w:rPrChange>
            </w:rPr>
            <w:fldChar w:fldCharType="end"/>
          </w:r>
          <w:r w:rsidRPr="0057686A">
            <w:rPr>
              <w:rFonts w:ascii="微软雅黑" w:hAnsi="微软雅黑"/>
              <w:noProof/>
              <w:color w:val="000000" w:themeColor="text1"/>
              <w:rPrChange w:id="200" w:author="薛飞跃" w:date="2017-11-28T11:35:00Z">
                <w:rPr>
                  <w:noProof/>
                </w:rPr>
              </w:rPrChange>
            </w:rPr>
            <w:fldChar w:fldCharType="end"/>
          </w:r>
        </w:p>
        <w:p w:rsidR="00CA2507" w:rsidRPr="0057686A" w:rsidRDefault="008D09BA" w:rsidP="00CA2507">
          <w:pPr>
            <w:pStyle w:val="20"/>
            <w:tabs>
              <w:tab w:val="left" w:pos="1050"/>
              <w:tab w:val="right" w:leader="dot" w:pos="8296"/>
            </w:tabs>
            <w:ind w:left="560"/>
            <w:rPr>
              <w:rFonts w:ascii="微软雅黑" w:hAnsi="微软雅黑"/>
              <w:noProof/>
              <w:color w:val="000000" w:themeColor="text1"/>
              <w:sz w:val="21"/>
              <w:rPrChange w:id="201" w:author="薛飞跃" w:date="2017-11-28T11:35:00Z">
                <w:rPr>
                  <w:rFonts w:eastAsiaTheme="minorEastAsia"/>
                  <w:noProof/>
                  <w:sz w:val="21"/>
                </w:rPr>
              </w:rPrChange>
            </w:rPr>
          </w:pPr>
          <w:r w:rsidRPr="0057686A">
            <w:rPr>
              <w:rFonts w:ascii="微软雅黑" w:hAnsi="微软雅黑"/>
              <w:color w:val="000000" w:themeColor="text1"/>
              <w:rPrChange w:id="202" w:author="薛飞跃" w:date="2017-11-28T11:35:00Z">
                <w:rPr/>
              </w:rPrChange>
            </w:rPr>
            <w:fldChar w:fldCharType="begin"/>
          </w:r>
          <w:r w:rsidRPr="0057686A">
            <w:rPr>
              <w:rFonts w:ascii="微软雅黑" w:hAnsi="微软雅黑"/>
              <w:color w:val="000000" w:themeColor="text1"/>
              <w:rPrChange w:id="203" w:author="薛飞跃" w:date="2017-11-28T11:35:00Z">
                <w:rPr/>
              </w:rPrChange>
            </w:rPr>
            <w:instrText xml:space="preserve"> HYPERLINK \l "_Toc499631020" </w:instrText>
          </w:r>
          <w:r w:rsidRPr="0057686A">
            <w:rPr>
              <w:rFonts w:ascii="微软雅黑" w:hAnsi="微软雅黑"/>
              <w:color w:val="000000" w:themeColor="text1"/>
              <w:rPrChange w:id="204" w:author="薛飞跃" w:date="2017-11-28T11:35:00Z">
                <w:rPr>
                  <w:noProof/>
                </w:rPr>
              </w:rPrChange>
            </w:rPr>
            <w:fldChar w:fldCharType="separate"/>
          </w:r>
          <w:r w:rsidR="00CA2507" w:rsidRPr="0057686A">
            <w:rPr>
              <w:rStyle w:val="a6"/>
              <w:rFonts w:ascii="微软雅黑" w:hAnsi="微软雅黑"/>
              <w:noProof/>
              <w:color w:val="000000" w:themeColor="text1"/>
              <w:rPrChange w:id="205" w:author="薛飞跃" w:date="2017-11-28T11:35:00Z">
                <w:rPr>
                  <w:rStyle w:val="a6"/>
                  <w:noProof/>
                </w:rPr>
              </w:rPrChange>
            </w:rPr>
            <w:t>2.</w:t>
          </w:r>
          <w:r w:rsidR="00CA2507" w:rsidRPr="0057686A">
            <w:rPr>
              <w:rFonts w:ascii="微软雅黑" w:hAnsi="微软雅黑"/>
              <w:noProof/>
              <w:color w:val="000000" w:themeColor="text1"/>
              <w:sz w:val="21"/>
              <w:rPrChange w:id="206" w:author="薛飞跃" w:date="2017-11-28T11:35:00Z">
                <w:rPr>
                  <w:rFonts w:eastAsiaTheme="minorEastAsia"/>
                  <w:noProof/>
                  <w:sz w:val="21"/>
                </w:rPr>
              </w:rPrChange>
            </w:rPr>
            <w:tab/>
          </w:r>
          <w:r w:rsidR="00CA2507" w:rsidRPr="0057686A">
            <w:rPr>
              <w:rStyle w:val="a6"/>
              <w:rFonts w:ascii="微软雅黑" w:hAnsi="微软雅黑" w:hint="eastAsia"/>
              <w:noProof/>
              <w:color w:val="000000" w:themeColor="text1"/>
              <w:rPrChange w:id="207" w:author="薛飞跃" w:date="2017-11-28T11:35:00Z">
                <w:rPr>
                  <w:rStyle w:val="a6"/>
                  <w:rFonts w:hint="eastAsia"/>
                  <w:noProof/>
                </w:rPr>
              </w:rPrChange>
            </w:rPr>
            <w:t>播放视频流</w:t>
          </w:r>
          <w:r w:rsidR="00CA2507" w:rsidRPr="0057686A">
            <w:rPr>
              <w:rStyle w:val="a6"/>
              <w:rFonts w:ascii="微软雅黑" w:hAnsi="微软雅黑"/>
              <w:noProof/>
              <w:color w:val="000000" w:themeColor="text1"/>
              <w:rPrChange w:id="208" w:author="薛飞跃" w:date="2017-11-28T11:35:00Z">
                <w:rPr>
                  <w:rStyle w:val="a6"/>
                  <w:noProof/>
                </w:rPr>
              </w:rPrChange>
            </w:rPr>
            <w:t>CPU</w:t>
          </w:r>
          <w:r w:rsidR="00CA2507" w:rsidRPr="0057686A">
            <w:rPr>
              <w:rStyle w:val="a6"/>
              <w:rFonts w:ascii="微软雅黑" w:hAnsi="微软雅黑" w:hint="eastAsia"/>
              <w:noProof/>
              <w:color w:val="000000" w:themeColor="text1"/>
              <w:rPrChange w:id="209" w:author="薛飞跃" w:date="2017-11-28T11:35:00Z">
                <w:rPr>
                  <w:rStyle w:val="a6"/>
                  <w:rFonts w:hint="eastAsia"/>
                  <w:noProof/>
                </w:rPr>
              </w:rPrChange>
            </w:rPr>
            <w:t>占用和内存占用</w:t>
          </w:r>
          <w:r w:rsidR="00CA2507" w:rsidRPr="0057686A">
            <w:rPr>
              <w:rFonts w:ascii="微软雅黑" w:hAnsi="微软雅黑"/>
              <w:noProof/>
              <w:webHidden/>
              <w:color w:val="000000" w:themeColor="text1"/>
              <w:rPrChange w:id="210" w:author="薛飞跃" w:date="2017-11-28T11:35:00Z">
                <w:rPr>
                  <w:noProof/>
                  <w:webHidden/>
                </w:rPr>
              </w:rPrChange>
            </w:rPr>
            <w:tab/>
          </w:r>
          <w:r w:rsidR="00CA2507" w:rsidRPr="0057686A">
            <w:rPr>
              <w:rFonts w:ascii="微软雅黑" w:hAnsi="微软雅黑"/>
              <w:noProof/>
              <w:webHidden/>
              <w:color w:val="000000" w:themeColor="text1"/>
              <w:rPrChange w:id="211" w:author="薛飞跃" w:date="2017-11-28T11:35:00Z">
                <w:rPr>
                  <w:noProof/>
                  <w:webHidden/>
                </w:rPr>
              </w:rPrChange>
            </w:rPr>
            <w:fldChar w:fldCharType="begin"/>
          </w:r>
          <w:r w:rsidR="00CA2507" w:rsidRPr="0057686A">
            <w:rPr>
              <w:rFonts w:ascii="微软雅黑" w:hAnsi="微软雅黑"/>
              <w:noProof/>
              <w:webHidden/>
              <w:color w:val="000000" w:themeColor="text1"/>
              <w:rPrChange w:id="212" w:author="薛飞跃" w:date="2017-11-28T11:35:00Z">
                <w:rPr>
                  <w:noProof/>
                  <w:webHidden/>
                </w:rPr>
              </w:rPrChange>
            </w:rPr>
            <w:instrText xml:space="preserve"> PAGEREF _Toc499631020 \h </w:instrText>
          </w:r>
          <w:r w:rsidR="00CA2507" w:rsidRPr="0057686A">
            <w:rPr>
              <w:rFonts w:ascii="微软雅黑" w:hAnsi="微软雅黑"/>
              <w:noProof/>
              <w:webHidden/>
              <w:color w:val="000000" w:themeColor="text1"/>
              <w:rPrChange w:id="213" w:author="薛飞跃" w:date="2017-11-28T11:35:00Z">
                <w:rPr>
                  <w:rFonts w:ascii="微软雅黑" w:hAnsi="微软雅黑"/>
                  <w:noProof/>
                  <w:webHidden/>
                  <w:color w:val="000000" w:themeColor="text1"/>
                </w:rPr>
              </w:rPrChange>
            </w:rPr>
          </w:r>
          <w:r w:rsidR="00CA2507" w:rsidRPr="0057686A">
            <w:rPr>
              <w:rFonts w:ascii="微软雅黑" w:hAnsi="微软雅黑"/>
              <w:noProof/>
              <w:webHidden/>
              <w:color w:val="000000" w:themeColor="text1"/>
              <w:rPrChange w:id="214" w:author="薛飞跃" w:date="2017-11-28T11:35:00Z">
                <w:rPr>
                  <w:noProof/>
                  <w:webHidden/>
                </w:rPr>
              </w:rPrChange>
            </w:rPr>
            <w:fldChar w:fldCharType="separate"/>
          </w:r>
          <w:r w:rsidR="00CA2507" w:rsidRPr="0057686A">
            <w:rPr>
              <w:rFonts w:ascii="微软雅黑" w:hAnsi="微软雅黑"/>
              <w:noProof/>
              <w:webHidden/>
              <w:color w:val="000000" w:themeColor="text1"/>
              <w:rPrChange w:id="215" w:author="薛飞跃" w:date="2017-11-28T11:35:00Z">
                <w:rPr>
                  <w:noProof/>
                  <w:webHidden/>
                </w:rPr>
              </w:rPrChange>
            </w:rPr>
            <w:t>9</w:t>
          </w:r>
          <w:r w:rsidR="00CA2507" w:rsidRPr="0057686A">
            <w:rPr>
              <w:rFonts w:ascii="微软雅黑" w:hAnsi="微软雅黑"/>
              <w:noProof/>
              <w:webHidden/>
              <w:color w:val="000000" w:themeColor="text1"/>
              <w:rPrChange w:id="216" w:author="薛飞跃" w:date="2017-11-28T11:35:00Z">
                <w:rPr>
                  <w:noProof/>
                  <w:webHidden/>
                </w:rPr>
              </w:rPrChange>
            </w:rPr>
            <w:fldChar w:fldCharType="end"/>
          </w:r>
          <w:r w:rsidRPr="0057686A">
            <w:rPr>
              <w:rFonts w:ascii="微软雅黑" w:hAnsi="微软雅黑"/>
              <w:noProof/>
              <w:color w:val="000000" w:themeColor="text1"/>
              <w:rPrChange w:id="217" w:author="薛飞跃" w:date="2017-11-28T11:35:00Z">
                <w:rPr>
                  <w:noProof/>
                </w:rPr>
              </w:rPrChange>
            </w:rPr>
            <w:fldChar w:fldCharType="end"/>
          </w:r>
        </w:p>
        <w:p w:rsidR="00CA2507" w:rsidRDefault="00CA2507">
          <w:pPr>
            <w:rPr>
              <w:ins w:id="218" w:author="薛飞跃" w:date="2017-11-28T11:16:00Z"/>
              <w:b/>
              <w:bCs/>
              <w:lang w:val="zh-CN"/>
            </w:rPr>
          </w:pPr>
          <w:r w:rsidRPr="0057686A">
            <w:rPr>
              <w:rFonts w:ascii="微软雅黑" w:hAnsi="微软雅黑"/>
              <w:b/>
              <w:bCs/>
              <w:color w:val="000000" w:themeColor="text1"/>
              <w:lang w:val="zh-CN"/>
              <w:rPrChange w:id="219" w:author="薛飞跃" w:date="2017-11-28T11:35:00Z">
                <w:rPr>
                  <w:b/>
                  <w:bCs/>
                  <w:lang w:val="zh-CN"/>
                </w:rPr>
              </w:rPrChange>
            </w:rPr>
            <w:fldChar w:fldCharType="end"/>
          </w:r>
        </w:p>
        <w:p w:rsidR="00CA2507" w:rsidRPr="00EF3959" w:rsidRDefault="00CA2507">
          <w:pPr>
            <w:rPr>
              <w:lang w:val="zh-CN"/>
              <w:rPrChange w:id="220" w:author="薛飞跃" w:date="2017-11-28T11:34:00Z">
                <w:rPr/>
              </w:rPrChange>
            </w:rPr>
          </w:pPr>
          <w:ins w:id="221" w:author="薛飞跃" w:date="2017-11-28T11:16:00Z">
            <w:r>
              <w:rPr>
                <w:lang w:val="zh-CN"/>
              </w:rPr>
              <w:br w:type="page"/>
            </w:r>
          </w:ins>
        </w:p>
      </w:sdtContent>
    </w:sdt>
    <w:p w:rsidR="00AC0F12" w:rsidRDefault="00CA2507" w:rsidP="00CA2507">
      <w:pPr>
        <w:pStyle w:val="ab"/>
      </w:pPr>
      <w:bookmarkStart w:id="222" w:name="_Toc499631006"/>
      <w:r w:rsidRPr="00CA2507">
        <w:rPr>
          <w:rFonts w:hint="eastAsia"/>
        </w:rPr>
        <w:lastRenderedPageBreak/>
        <w:t>视频播放插件对比分析</w:t>
      </w:r>
      <w:bookmarkEnd w:id="222"/>
    </w:p>
    <w:p w:rsidR="00B071F3" w:rsidRDefault="002B1F58" w:rsidP="002B1F58">
      <w:pPr>
        <w:pStyle w:val="1"/>
        <w:numPr>
          <w:ilvl w:val="0"/>
          <w:numId w:val="1"/>
        </w:numPr>
      </w:pPr>
      <w:bookmarkStart w:id="223" w:name="_Toc499630810"/>
      <w:bookmarkStart w:id="224" w:name="_Toc499631007"/>
      <w:r w:rsidRPr="002B1F58">
        <w:rPr>
          <w:rFonts w:hint="eastAsia"/>
        </w:rPr>
        <w:t>使用版本</w:t>
      </w:r>
      <w:r w:rsidR="003E4E74">
        <w:rPr>
          <w:rFonts w:hint="eastAsia"/>
        </w:rPr>
        <w:t>以及测试素材</w:t>
      </w:r>
      <w:bookmarkEnd w:id="223"/>
      <w:bookmarkEnd w:id="224"/>
    </w:p>
    <w:p w:rsidR="003475D2" w:rsidRPr="003475D2" w:rsidRDefault="003475D2" w:rsidP="003475D2">
      <w:pPr>
        <w:ind w:firstLine="420"/>
      </w:pPr>
      <w:r w:rsidRPr="003475D2">
        <w:rPr>
          <w:rFonts w:hint="eastAsia"/>
        </w:rPr>
        <w:t>Unity</w:t>
      </w:r>
      <w:r w:rsidRPr="003475D2">
        <w:rPr>
          <w:rFonts w:hint="eastAsia"/>
        </w:rPr>
        <w:t>视频播放有很多种实现方式</w:t>
      </w:r>
      <w:r w:rsidR="00841282">
        <w:rPr>
          <w:rFonts w:hint="eastAsia"/>
        </w:rPr>
        <w:t>，但是</w:t>
      </w:r>
      <w:r>
        <w:rPr>
          <w:rFonts w:hint="eastAsia"/>
        </w:rPr>
        <w:t>对于支持多平台</w:t>
      </w:r>
      <w:r w:rsidR="001F0DAE">
        <w:rPr>
          <w:rFonts w:hint="eastAsia"/>
        </w:rPr>
        <w:t>开发</w:t>
      </w:r>
      <w:r w:rsidR="00841282">
        <w:rPr>
          <w:rFonts w:hint="eastAsia"/>
        </w:rPr>
        <w:t>和同时</w:t>
      </w:r>
      <w:r w:rsidR="001F0DAE">
        <w:rPr>
          <w:rFonts w:hint="eastAsia"/>
        </w:rPr>
        <w:t>支持</w:t>
      </w:r>
      <w:r w:rsidR="001F0DAE" w:rsidRPr="00841282">
        <w:rPr>
          <w:rFonts w:hint="eastAsia"/>
        </w:rPr>
        <w:t>本地</w:t>
      </w:r>
      <w:r w:rsidR="00841282" w:rsidRPr="00841282">
        <w:rPr>
          <w:rFonts w:hint="eastAsia"/>
        </w:rPr>
        <w:t>视频</w:t>
      </w:r>
      <w:r w:rsidR="00841282">
        <w:rPr>
          <w:rFonts w:hint="eastAsia"/>
        </w:rPr>
        <w:t>和视频流</w:t>
      </w:r>
      <w:r w:rsidR="001F0DAE" w:rsidRPr="00841282">
        <w:rPr>
          <w:rFonts w:hint="eastAsia"/>
        </w:rPr>
        <w:t>播放</w:t>
      </w:r>
      <w:r w:rsidR="00841282">
        <w:rPr>
          <w:rFonts w:hint="eastAsia"/>
        </w:rPr>
        <w:t>的实现方式很少</w:t>
      </w:r>
      <w:r w:rsidR="00857495">
        <w:rPr>
          <w:rFonts w:hint="eastAsia"/>
        </w:rPr>
        <w:t>。本文档主要</w:t>
      </w:r>
      <w:r w:rsidR="001F0DAE">
        <w:rPr>
          <w:rFonts w:hint="eastAsia"/>
        </w:rPr>
        <w:t>列举</w:t>
      </w:r>
      <w:r w:rsidR="00857495" w:rsidRPr="00DD3181">
        <w:rPr>
          <w:rFonts w:hint="eastAsia"/>
        </w:rPr>
        <w:t>A</w:t>
      </w:r>
      <w:r w:rsidR="00857495">
        <w:rPr>
          <w:rFonts w:hint="eastAsia"/>
        </w:rPr>
        <w:t>V</w:t>
      </w:r>
      <w:r w:rsidR="00857495" w:rsidRPr="00DD3181">
        <w:rPr>
          <w:rFonts w:hint="eastAsia"/>
        </w:rPr>
        <w:t>ProVideo</w:t>
      </w:r>
      <w:r w:rsidR="00857495">
        <w:rPr>
          <w:rFonts w:hint="eastAsia"/>
        </w:rPr>
        <w:t>和</w:t>
      </w:r>
      <w:r w:rsidR="00857495" w:rsidRPr="00DD3181">
        <w:rPr>
          <w:rFonts w:hint="eastAsia"/>
        </w:rPr>
        <w:t>EasyMovie</w:t>
      </w:r>
      <w:r w:rsidR="00841282">
        <w:rPr>
          <w:rFonts w:hint="eastAsia"/>
        </w:rPr>
        <w:t>两个</w:t>
      </w:r>
      <w:r w:rsidR="00B62E6E">
        <w:rPr>
          <w:rFonts w:hint="eastAsia"/>
        </w:rPr>
        <w:t>视频播放</w:t>
      </w:r>
      <w:r w:rsidR="00841282">
        <w:rPr>
          <w:rFonts w:hint="eastAsia"/>
        </w:rPr>
        <w:t>插件，并做了</w:t>
      </w:r>
      <w:r w:rsidR="00857495">
        <w:rPr>
          <w:rFonts w:hint="eastAsia"/>
        </w:rPr>
        <w:t>详细数值</w:t>
      </w:r>
      <w:r w:rsidR="00841282">
        <w:rPr>
          <w:rFonts w:hint="eastAsia"/>
        </w:rPr>
        <w:t>对比分析</w:t>
      </w:r>
      <w:r w:rsidR="00857495">
        <w:rPr>
          <w:rFonts w:hint="eastAsia"/>
        </w:rPr>
        <w:t>，以帮助更合适的播放视频方式</w:t>
      </w:r>
      <w:r w:rsidR="00841282">
        <w:rPr>
          <w:rFonts w:hint="eastAsia"/>
        </w:rPr>
        <w:t>。</w:t>
      </w:r>
    </w:p>
    <w:p w:rsidR="003E4E74" w:rsidRPr="00DD3181" w:rsidRDefault="00DD3181" w:rsidP="00DD3181">
      <w:pPr>
        <w:pStyle w:val="2"/>
        <w:rPr>
          <w:b w:val="0"/>
        </w:rPr>
      </w:pPr>
      <w:bookmarkStart w:id="225" w:name="_Toc499630811"/>
      <w:bookmarkStart w:id="226" w:name="_Toc499631008"/>
      <w:r>
        <w:rPr>
          <w:rFonts w:hint="eastAsia"/>
        </w:rPr>
        <w:t>1.</w:t>
      </w:r>
      <w:r w:rsidR="002B1F58" w:rsidRPr="00DD3181">
        <w:t>Unity</w:t>
      </w:r>
      <w:bookmarkEnd w:id="225"/>
      <w:bookmarkEnd w:id="226"/>
    </w:p>
    <w:p w:rsidR="003E4E74" w:rsidRPr="003E4E74" w:rsidRDefault="003E4E74" w:rsidP="003E4E74">
      <w:pPr>
        <w:ind w:firstLine="360"/>
        <w:rPr>
          <w:rFonts w:ascii="微软雅黑" w:hAnsi="微软雅黑" w:cs="Times New Roman"/>
        </w:rPr>
      </w:pPr>
      <w:r>
        <w:rPr>
          <w:rFonts w:hint="eastAsia"/>
        </w:rPr>
        <w:t>版本</w:t>
      </w:r>
      <w:r w:rsidRPr="003E4E74">
        <w:rPr>
          <w:rFonts w:ascii="微软雅黑" w:hAnsi="微软雅黑" w:cs="Times New Roman"/>
        </w:rPr>
        <w:t>2017.2.0f3 (64-bit)</w:t>
      </w:r>
    </w:p>
    <w:p w:rsidR="003E4E74" w:rsidRPr="00DD3181" w:rsidRDefault="00DD3181" w:rsidP="00DD3181">
      <w:pPr>
        <w:pStyle w:val="2"/>
      </w:pPr>
      <w:bookmarkStart w:id="227" w:name="_Toc499630812"/>
      <w:bookmarkStart w:id="228" w:name="_Toc499631009"/>
      <w:r>
        <w:rPr>
          <w:rFonts w:hint="eastAsia"/>
        </w:rPr>
        <w:t>2.</w:t>
      </w:r>
      <w:r w:rsidR="003E4E74" w:rsidRPr="00DD3181">
        <w:rPr>
          <w:rFonts w:hint="eastAsia"/>
        </w:rPr>
        <w:t>A</w:t>
      </w:r>
      <w:r w:rsidR="00CF396D">
        <w:rPr>
          <w:rFonts w:hint="eastAsia"/>
        </w:rPr>
        <w:t>V</w:t>
      </w:r>
      <w:r w:rsidR="003E4E74" w:rsidRPr="00DD3181">
        <w:rPr>
          <w:rFonts w:hint="eastAsia"/>
        </w:rPr>
        <w:t>ProVideo</w:t>
      </w:r>
      <w:bookmarkEnd w:id="227"/>
      <w:bookmarkEnd w:id="228"/>
    </w:p>
    <w:p w:rsidR="003E4E74" w:rsidRDefault="003E4E74" w:rsidP="003E4E74">
      <w:pPr>
        <w:ind w:firstLine="360"/>
        <w:rPr>
          <w:rFonts w:ascii="Times New Roman" w:hAnsi="Times New Roman" w:cs="Times New Roman"/>
        </w:rPr>
      </w:pPr>
      <w:r>
        <w:rPr>
          <w:rFonts w:ascii="Times New Roman" w:hAnsi="Times New Roman" w:cs="Times New Roman" w:hint="eastAsia"/>
        </w:rPr>
        <w:t>版本</w:t>
      </w:r>
      <w:r w:rsidRPr="003E4E74">
        <w:rPr>
          <w:rFonts w:ascii="微软雅黑" w:hAnsi="微软雅黑" w:cs="Times New Roman"/>
        </w:rPr>
        <w:t>1.6.14</w:t>
      </w:r>
    </w:p>
    <w:p w:rsidR="003E4E74" w:rsidRPr="00DD3181" w:rsidRDefault="00DD3181" w:rsidP="00DD3181">
      <w:pPr>
        <w:pStyle w:val="2"/>
      </w:pPr>
      <w:bookmarkStart w:id="229" w:name="_Toc499630813"/>
      <w:bookmarkStart w:id="230" w:name="_Toc499631010"/>
      <w:r>
        <w:rPr>
          <w:rFonts w:hint="eastAsia"/>
        </w:rPr>
        <w:t>3.</w:t>
      </w:r>
      <w:r w:rsidR="003E4E74" w:rsidRPr="00DD3181">
        <w:rPr>
          <w:rFonts w:hint="eastAsia"/>
        </w:rPr>
        <w:t>EasyMovie</w:t>
      </w:r>
      <w:bookmarkEnd w:id="229"/>
      <w:bookmarkEnd w:id="230"/>
    </w:p>
    <w:p w:rsidR="003E4E74" w:rsidRDefault="003E4E74" w:rsidP="0046044D">
      <w:pPr>
        <w:ind w:firstLine="420"/>
        <w:rPr>
          <w:rFonts w:ascii="Times New Roman" w:hAnsi="Times New Roman" w:cs="Times New Roman"/>
        </w:rPr>
      </w:pPr>
      <w:commentRangeStart w:id="231"/>
      <w:r>
        <w:rPr>
          <w:rFonts w:ascii="Times New Roman" w:hAnsi="Times New Roman" w:cs="Times New Roman" w:hint="eastAsia"/>
        </w:rPr>
        <w:t>版本</w:t>
      </w:r>
      <w:r w:rsidRPr="003E4E74">
        <w:rPr>
          <w:rFonts w:ascii="微软雅黑" w:hAnsi="微软雅黑" w:cs="Times New Roman"/>
        </w:rPr>
        <w:t>3.6.3</w:t>
      </w:r>
      <w:commentRangeEnd w:id="231"/>
      <w:r w:rsidR="00D61814">
        <w:rPr>
          <w:rStyle w:val="ac"/>
        </w:rPr>
        <w:commentReference w:id="231"/>
      </w:r>
      <w:r w:rsidRPr="003E4E74">
        <w:rPr>
          <w:rFonts w:ascii="微软雅黑" w:hAnsi="微软雅黑" w:cs="Times New Roman"/>
        </w:rPr>
        <w:t>,</w:t>
      </w:r>
      <w:r w:rsidRPr="003E4E74">
        <w:rPr>
          <w:rFonts w:ascii="Times New Roman" w:hAnsi="Times New Roman" w:cs="Times New Roman" w:hint="eastAsia"/>
          <w:color w:val="FF0000"/>
        </w:rPr>
        <w:t>注意</w:t>
      </w:r>
      <w:r>
        <w:rPr>
          <w:rFonts w:ascii="Times New Roman" w:hAnsi="Times New Roman" w:cs="Times New Roman" w:hint="eastAsia"/>
        </w:rPr>
        <w:t>：在使用低版本</w:t>
      </w:r>
      <w:r w:rsidR="00901845">
        <w:rPr>
          <w:rFonts w:ascii="Times New Roman" w:hAnsi="Times New Roman" w:cs="Times New Roman" w:hint="eastAsia"/>
        </w:rPr>
        <w:t>插件</w:t>
      </w:r>
      <w:r>
        <w:rPr>
          <w:rFonts w:ascii="Times New Roman" w:hAnsi="Times New Roman" w:cs="Times New Roman" w:hint="eastAsia"/>
        </w:rPr>
        <w:t>的过程中，发现在</w:t>
      </w:r>
      <w:r>
        <w:rPr>
          <w:rFonts w:ascii="Times New Roman" w:hAnsi="Times New Roman" w:cs="Times New Roman" w:hint="eastAsia"/>
        </w:rPr>
        <w:t>Unity</w:t>
      </w:r>
      <w:r>
        <w:rPr>
          <w:rFonts w:ascii="Times New Roman" w:hAnsi="Times New Roman" w:cs="Times New Roman" w:hint="eastAsia"/>
        </w:rPr>
        <w:t>编辑器内可以正常运行，但是中期</w:t>
      </w:r>
      <w:r w:rsidR="003A7AA7">
        <w:rPr>
          <w:rFonts w:ascii="Times New Roman" w:hAnsi="Times New Roman" w:cs="Times New Roman" w:hint="eastAsia"/>
        </w:rPr>
        <w:t>Android</w:t>
      </w:r>
      <w:r>
        <w:rPr>
          <w:rFonts w:ascii="Times New Roman" w:hAnsi="Times New Roman" w:cs="Times New Roman" w:hint="eastAsia"/>
        </w:rPr>
        <w:t>端测试时，只有视频声音没有视频画面</w:t>
      </w:r>
      <w:r w:rsidR="00796F5F">
        <w:rPr>
          <w:rFonts w:ascii="Times New Roman" w:hAnsi="Times New Roman" w:cs="Times New Roman" w:hint="eastAsia"/>
        </w:rPr>
        <w:t>，建议采用</w:t>
      </w:r>
      <w:r w:rsidR="00796F5F">
        <w:rPr>
          <w:rFonts w:ascii="Times New Roman" w:hAnsi="Times New Roman" w:cs="Times New Roman" w:hint="eastAsia"/>
        </w:rPr>
        <w:t>3.6.3</w:t>
      </w:r>
      <w:r w:rsidR="00796F5F">
        <w:rPr>
          <w:rFonts w:ascii="Times New Roman" w:hAnsi="Times New Roman" w:cs="Times New Roman" w:hint="eastAsia"/>
        </w:rPr>
        <w:t>以上版本</w:t>
      </w:r>
      <w:r>
        <w:rPr>
          <w:rFonts w:ascii="Times New Roman" w:hAnsi="Times New Roman" w:cs="Times New Roman" w:hint="eastAsia"/>
        </w:rPr>
        <w:t>。</w:t>
      </w:r>
    </w:p>
    <w:p w:rsidR="003E4E74" w:rsidRPr="0046044D" w:rsidRDefault="0046044D" w:rsidP="0046044D">
      <w:pPr>
        <w:pStyle w:val="2"/>
      </w:pPr>
      <w:bookmarkStart w:id="232" w:name="_Toc499630814"/>
      <w:bookmarkStart w:id="233" w:name="_Toc499631011"/>
      <w:r w:rsidRPr="0046044D">
        <w:rPr>
          <w:rFonts w:hint="eastAsia"/>
        </w:rPr>
        <w:t>4.</w:t>
      </w:r>
      <w:r w:rsidR="003E4E74" w:rsidRPr="0046044D">
        <w:rPr>
          <w:rFonts w:hint="eastAsia"/>
        </w:rPr>
        <w:t>测试素材</w:t>
      </w:r>
      <w:bookmarkEnd w:id="232"/>
      <w:bookmarkEnd w:id="233"/>
    </w:p>
    <w:p w:rsidR="00F02162" w:rsidRPr="00F02162" w:rsidRDefault="008D09BA" w:rsidP="0046044D">
      <w:pPr>
        <w:ind w:firstLine="360"/>
      </w:pPr>
      <w:r>
        <w:fldChar w:fldCharType="begin"/>
      </w:r>
      <w:ins w:id="234" w:author="薛飞跃" w:date="2017-11-28T11:36:00Z">
        <w:r w:rsidR="00992701">
          <w:instrText>HYPERLINK "TestMovie.mp4"</w:instrText>
        </w:r>
      </w:ins>
      <w:del w:id="235" w:author="薛飞跃" w:date="2017-11-28T11:36:00Z">
        <w:r w:rsidDel="00992701">
          <w:delInstrText xml:space="preserve"> HYPERLINK "TestMovie.mp4" </w:delInstrText>
        </w:r>
      </w:del>
      <w:r>
        <w:fldChar w:fldCharType="separate"/>
      </w:r>
      <w:r w:rsidR="009A234F" w:rsidRPr="00B416B3">
        <w:rPr>
          <w:rStyle w:val="a6"/>
          <w:rFonts w:hint="eastAsia"/>
          <w:b/>
        </w:rPr>
        <w:t>本地视频</w:t>
      </w:r>
      <w:r>
        <w:rPr>
          <w:rStyle w:val="a6"/>
          <w:b/>
        </w:rPr>
        <w:fldChar w:fldCharType="end"/>
      </w:r>
      <w:r w:rsidR="00CF396D">
        <w:rPr>
          <w:rFonts w:hint="eastAsia"/>
        </w:rPr>
        <w:t>，格式是</w:t>
      </w:r>
      <w:r w:rsidR="00CF396D">
        <w:rPr>
          <w:rFonts w:hint="eastAsia"/>
        </w:rPr>
        <w:t>mp4</w:t>
      </w:r>
      <w:r w:rsidR="00CF396D">
        <w:rPr>
          <w:rFonts w:hint="eastAsia"/>
        </w:rPr>
        <w:t>，大小</w:t>
      </w:r>
      <w:r w:rsidR="00CF396D" w:rsidRPr="00CF396D">
        <w:t>15.3 MB</w:t>
      </w:r>
      <w:r w:rsidR="00226F4F">
        <w:rPr>
          <w:rFonts w:hint="eastAsia"/>
        </w:rPr>
        <w:t>，详细信息见图</w:t>
      </w:r>
      <w:r w:rsidR="00226F4F">
        <w:rPr>
          <w:rFonts w:hint="eastAsia"/>
        </w:rPr>
        <w:t>1</w:t>
      </w:r>
    </w:p>
    <w:p w:rsidR="003E4E74" w:rsidRDefault="00F02162" w:rsidP="009A234F">
      <w:pPr>
        <w:ind w:left="360"/>
        <w:jc w:val="center"/>
      </w:pPr>
      <w:r>
        <w:rPr>
          <w:noProof/>
        </w:rPr>
        <w:drawing>
          <wp:inline distT="0" distB="0" distL="0" distR="0" wp14:anchorId="2AA160F8" wp14:editId="0C11E296">
            <wp:extent cx="3000000" cy="20857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00000" cy="2085714"/>
                    </a:xfrm>
                    <a:prstGeom prst="rect">
                      <a:avLst/>
                    </a:prstGeom>
                  </pic:spPr>
                </pic:pic>
              </a:graphicData>
            </a:graphic>
          </wp:inline>
        </w:drawing>
      </w:r>
    </w:p>
    <w:p w:rsidR="009A234F" w:rsidRPr="0046044D" w:rsidRDefault="0046044D" w:rsidP="0046044D">
      <w:pPr>
        <w:jc w:val="center"/>
        <w:rPr>
          <w:sz w:val="21"/>
        </w:rPr>
      </w:pPr>
      <w:r>
        <w:rPr>
          <w:rFonts w:hint="eastAsia"/>
          <w:sz w:val="21"/>
        </w:rPr>
        <w:t>图</w:t>
      </w:r>
      <w:r>
        <w:rPr>
          <w:rFonts w:hint="eastAsia"/>
          <w:sz w:val="21"/>
        </w:rPr>
        <w:t>1</w:t>
      </w:r>
      <w:r w:rsidR="009A234F" w:rsidRPr="0046044D">
        <w:rPr>
          <w:rFonts w:hint="eastAsia"/>
          <w:sz w:val="21"/>
        </w:rPr>
        <w:t>测试视频的详细信息</w:t>
      </w:r>
    </w:p>
    <w:p w:rsidR="00410750" w:rsidRDefault="00410750" w:rsidP="00410750">
      <w:r w:rsidRPr="00B416B3">
        <w:rPr>
          <w:rFonts w:hint="eastAsia"/>
          <w:b/>
        </w:rPr>
        <w:lastRenderedPageBreak/>
        <w:t>流媒体视频</w:t>
      </w:r>
      <w:r w:rsidR="00D12ADA">
        <w:rPr>
          <w:rFonts w:hint="eastAsia"/>
        </w:rPr>
        <w:t>，这里对流媒体视频的地址做特殊说明，我们获取视频</w:t>
      </w:r>
      <w:r w:rsidR="00D12ADA">
        <w:rPr>
          <w:rFonts w:hint="eastAsia"/>
        </w:rPr>
        <w:t>URL</w:t>
      </w:r>
      <w:r w:rsidR="00D12ADA">
        <w:rPr>
          <w:rFonts w:hint="eastAsia"/>
        </w:rPr>
        <w:t>的方式，</w:t>
      </w:r>
      <w:r w:rsidR="00B416B3">
        <w:rPr>
          <w:rFonts w:hint="eastAsia"/>
        </w:rPr>
        <w:t>是经</w:t>
      </w:r>
      <w:r w:rsidR="00D12ADA">
        <w:rPr>
          <w:rFonts w:hint="eastAsia"/>
        </w:rPr>
        <w:t>嗅探工具（</w:t>
      </w:r>
      <w:r w:rsidR="00D12ADA" w:rsidRPr="00D12ADA">
        <w:t>EagleGet</w:t>
      </w:r>
      <w:r w:rsidR="00D12ADA">
        <w:rPr>
          <w:rFonts w:hint="eastAsia"/>
        </w:rPr>
        <w:t>）获取的，部分视频无法正确获取。这里我们以腾讯视频上的一个视频为例，视频播放页面链接（</w:t>
      </w:r>
      <w:hyperlink r:id="rId11" w:history="1">
        <w:r w:rsidR="00D12ADA" w:rsidRPr="00D12ADA">
          <w:rPr>
            <w:rStyle w:val="a6"/>
          </w:rPr>
          <w:t>https://v.qq.com/x/page/c0336zzimmv.html</w:t>
        </w:r>
      </w:hyperlink>
      <w:r w:rsidR="00D12ADA">
        <w:rPr>
          <w:rFonts w:hint="eastAsia"/>
        </w:rPr>
        <w:t>）</w:t>
      </w:r>
      <w:r w:rsidR="00CB2C4C">
        <w:rPr>
          <w:rFonts w:hint="eastAsia"/>
        </w:rPr>
        <w:t>，嗅探到的视频的</w:t>
      </w:r>
      <w:r w:rsidR="00CB2C4C">
        <w:rPr>
          <w:rFonts w:hint="eastAsia"/>
        </w:rPr>
        <w:t>URL</w:t>
      </w:r>
      <w:r w:rsidR="00CB2C4C">
        <w:rPr>
          <w:rFonts w:hint="eastAsia"/>
        </w:rPr>
        <w:t>（</w:t>
      </w:r>
      <w:r w:rsidR="00CB2C4C" w:rsidRPr="00CB2C4C">
        <w:rPr>
          <w:sz w:val="11"/>
        </w:rPr>
        <w:t>http://ugcbsy.qq.com/flv/135/60/c0336zzimmv.p712.1.mp4?sdtfrom=v1010&amp;guid=bfa868cb8570b8445bcc75b7442906a6&amp;vkey=AE8658397990520335E2C8E9C0329F517D647BB306F0F9210C037FCADFC3420F4EDBB81F09C6A3DAF2BB847BC8BCDEC52699C5856DAAD6D78807FD62F1508AF93058ABF402C2E7ECF638380D51DA501C3F832DBBA4310C0DDD86463E6E8E0C24510C65A9CEF7D1743F750237694A1574EA5FCD5DF8146376</w:t>
      </w:r>
      <w:r w:rsidR="00CB2C4C">
        <w:rPr>
          <w:rFonts w:hint="eastAsia"/>
        </w:rPr>
        <w:t>）</w:t>
      </w:r>
      <w:r w:rsidR="00461022">
        <w:rPr>
          <w:rFonts w:hint="eastAsia"/>
        </w:rPr>
        <w:t>，但经测试，</w:t>
      </w:r>
      <w:r w:rsidR="00461022" w:rsidRPr="001F0173">
        <w:rPr>
          <w:rFonts w:hint="eastAsia"/>
          <w:color w:val="FF0000"/>
        </w:rPr>
        <w:t>真实的</w:t>
      </w:r>
      <w:r w:rsidR="00461022" w:rsidRPr="001F0173">
        <w:rPr>
          <w:rFonts w:hint="eastAsia"/>
          <w:color w:val="FF0000"/>
        </w:rPr>
        <w:t>URL</w:t>
      </w:r>
      <w:r w:rsidR="00461022" w:rsidRPr="001F0173">
        <w:rPr>
          <w:rFonts w:hint="eastAsia"/>
          <w:color w:val="FF0000"/>
        </w:rPr>
        <w:t>地址</w:t>
      </w:r>
      <w:r w:rsidR="001F0173" w:rsidRPr="001F0173">
        <w:rPr>
          <w:rFonts w:hint="eastAsia"/>
          <w:color w:val="FF0000"/>
        </w:rPr>
        <w:t>会不定期</w:t>
      </w:r>
      <w:commentRangeStart w:id="236"/>
      <w:r w:rsidR="00461022" w:rsidRPr="001F0173">
        <w:rPr>
          <w:rFonts w:hint="eastAsia"/>
          <w:color w:val="FF0000"/>
        </w:rPr>
        <w:t>更新</w:t>
      </w:r>
      <w:commentRangeEnd w:id="236"/>
      <w:r w:rsidR="00D61814">
        <w:rPr>
          <w:rStyle w:val="ac"/>
        </w:rPr>
        <w:commentReference w:id="236"/>
      </w:r>
      <w:r w:rsidR="00461022">
        <w:rPr>
          <w:rFonts w:hint="eastAsia"/>
        </w:rPr>
        <w:t>，所以使用时需谨慎。为了使视频地址固定，也可以将视频放在服务器端，例如这种</w:t>
      </w:r>
      <w:r w:rsidR="00B416B3">
        <w:rPr>
          <w:rFonts w:hint="eastAsia"/>
        </w:rPr>
        <w:t>固定</w:t>
      </w:r>
      <w:r w:rsidR="00461022">
        <w:rPr>
          <w:rFonts w:hint="eastAsia"/>
        </w:rPr>
        <w:t>方式（</w:t>
      </w:r>
      <w:hyperlink r:id="rId12" w:history="1">
        <w:r w:rsidR="007F5541" w:rsidRPr="00527B53">
          <w:rPr>
            <w:rStyle w:val="a6"/>
          </w:rPr>
          <w:t>http://static.sdg-china.com/moon/media/web/video2017-11-11.mp4</w:t>
        </w:r>
      </w:hyperlink>
      <w:r w:rsidR="00461022">
        <w:rPr>
          <w:rFonts w:hint="eastAsia"/>
        </w:rPr>
        <w:t>）</w:t>
      </w:r>
      <w:r w:rsidR="007F5541">
        <w:rPr>
          <w:rFonts w:hint="eastAsia"/>
        </w:rPr>
        <w:t>。</w:t>
      </w:r>
    </w:p>
    <w:p w:rsidR="007F5541" w:rsidRPr="007F5541" w:rsidRDefault="007F5541" w:rsidP="00410750">
      <w:pPr>
        <w:rPr>
          <w:sz w:val="11"/>
        </w:rPr>
      </w:pPr>
      <w:r>
        <w:rPr>
          <w:rFonts w:hint="eastAsia"/>
        </w:rPr>
        <w:t>这里我们测试流媒体视频是上面已经给出的腾讯视频页面播放的视频，视频的详细信息如图</w:t>
      </w:r>
      <w:r>
        <w:rPr>
          <w:rFonts w:hint="eastAsia"/>
        </w:rPr>
        <w:t>2</w:t>
      </w:r>
    </w:p>
    <w:p w:rsidR="0001142F" w:rsidRDefault="0046044D" w:rsidP="0001142F">
      <w:pPr>
        <w:jc w:val="center"/>
      </w:pPr>
      <w:r>
        <w:rPr>
          <w:noProof/>
        </w:rPr>
        <w:drawing>
          <wp:inline distT="0" distB="0" distL="0" distR="0" wp14:anchorId="252E5BD3" wp14:editId="7E85847E">
            <wp:extent cx="2866667" cy="196190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66667" cy="1961905"/>
                    </a:xfrm>
                    <a:prstGeom prst="rect">
                      <a:avLst/>
                    </a:prstGeom>
                  </pic:spPr>
                </pic:pic>
              </a:graphicData>
            </a:graphic>
          </wp:inline>
        </w:drawing>
      </w:r>
    </w:p>
    <w:p w:rsidR="0001142F" w:rsidRPr="0046044D" w:rsidRDefault="0046044D" w:rsidP="0046044D">
      <w:pPr>
        <w:jc w:val="center"/>
        <w:rPr>
          <w:sz w:val="21"/>
        </w:rPr>
      </w:pPr>
      <w:r>
        <w:rPr>
          <w:rFonts w:hint="eastAsia"/>
          <w:sz w:val="21"/>
        </w:rPr>
        <w:t>图</w:t>
      </w:r>
      <w:r>
        <w:rPr>
          <w:rFonts w:hint="eastAsia"/>
          <w:sz w:val="21"/>
        </w:rPr>
        <w:t xml:space="preserve">2 </w:t>
      </w:r>
      <w:r w:rsidR="0001142F" w:rsidRPr="0046044D">
        <w:rPr>
          <w:rFonts w:hint="eastAsia"/>
          <w:sz w:val="21"/>
        </w:rPr>
        <w:t>流媒体视频的详细信息</w:t>
      </w:r>
    </w:p>
    <w:p w:rsidR="00BA3C64" w:rsidRPr="00BA3C64" w:rsidRDefault="00DD3181" w:rsidP="00BA3C64">
      <w:pPr>
        <w:pStyle w:val="1"/>
        <w:numPr>
          <w:ilvl w:val="0"/>
          <w:numId w:val="1"/>
        </w:numPr>
      </w:pPr>
      <w:bookmarkStart w:id="237" w:name="_Toc499630815"/>
      <w:bookmarkStart w:id="238" w:name="_Toc499631012"/>
      <w:r w:rsidRPr="00DD3181">
        <w:rPr>
          <w:rFonts w:hint="eastAsia"/>
        </w:rPr>
        <w:t>Unity Editor</w:t>
      </w:r>
      <w:r w:rsidRPr="00DD3181">
        <w:rPr>
          <w:rFonts w:hint="eastAsia"/>
        </w:rPr>
        <w:t>模式下两种插件对比分析</w:t>
      </w:r>
      <w:bookmarkEnd w:id="237"/>
      <w:bookmarkEnd w:id="238"/>
    </w:p>
    <w:p w:rsidR="00DD3181" w:rsidRDefault="00DD3181" w:rsidP="0046044D">
      <w:pPr>
        <w:pStyle w:val="2"/>
        <w:numPr>
          <w:ilvl w:val="0"/>
          <w:numId w:val="5"/>
        </w:numPr>
      </w:pPr>
      <w:bookmarkStart w:id="239" w:name="_Toc499630816"/>
      <w:bookmarkStart w:id="240" w:name="_Toc499631013"/>
      <w:r>
        <w:rPr>
          <w:rFonts w:hint="eastAsia"/>
        </w:rPr>
        <w:t>支持的本地视频格式</w:t>
      </w:r>
      <w:bookmarkEnd w:id="239"/>
      <w:bookmarkEnd w:id="240"/>
    </w:p>
    <w:p w:rsidR="0046044D" w:rsidRDefault="0046044D" w:rsidP="0046044D">
      <w:pPr>
        <w:ind w:firstLine="360"/>
        <w:rPr>
          <w:rFonts w:ascii="微软雅黑" w:hAnsi="微软雅黑"/>
          <w:szCs w:val="21"/>
        </w:rPr>
      </w:pPr>
      <w:r>
        <w:rPr>
          <w:rFonts w:hint="eastAsia"/>
        </w:rPr>
        <w:t>EasyMovie</w:t>
      </w:r>
      <w:r>
        <w:rPr>
          <w:rFonts w:hint="eastAsia"/>
        </w:rPr>
        <w:t>所支持的格式</w:t>
      </w:r>
      <w:r w:rsidR="0097163A">
        <w:rPr>
          <w:rFonts w:hint="eastAsia"/>
        </w:rPr>
        <w:t>：</w:t>
      </w:r>
      <w:r>
        <w:rPr>
          <w:rFonts w:hint="eastAsia"/>
        </w:rPr>
        <w:t>3GP</w:t>
      </w:r>
      <w:r>
        <w:rPr>
          <w:rFonts w:hint="eastAsia"/>
        </w:rPr>
        <w:t>、</w:t>
      </w:r>
      <w:r>
        <w:rPr>
          <w:rFonts w:hint="eastAsia"/>
        </w:rPr>
        <w:t>AVI</w:t>
      </w:r>
      <w:r>
        <w:rPr>
          <w:rFonts w:hint="eastAsia"/>
        </w:rPr>
        <w:t>、</w:t>
      </w:r>
      <w:r>
        <w:rPr>
          <w:rFonts w:hint="eastAsia"/>
        </w:rPr>
        <w:t>MKV</w:t>
      </w:r>
      <w:r>
        <w:rPr>
          <w:rFonts w:hint="eastAsia"/>
        </w:rPr>
        <w:t>、</w:t>
      </w:r>
      <w:r>
        <w:rPr>
          <w:rFonts w:hint="eastAsia"/>
        </w:rPr>
        <w:t>MP4</w:t>
      </w:r>
      <w:r>
        <w:rPr>
          <w:rFonts w:hint="eastAsia"/>
        </w:rPr>
        <w:t>、</w:t>
      </w:r>
      <w:r>
        <w:rPr>
          <w:rFonts w:hint="eastAsia"/>
        </w:rPr>
        <w:t>MPEG</w:t>
      </w:r>
      <w:r>
        <w:rPr>
          <w:rFonts w:hint="eastAsia"/>
        </w:rPr>
        <w:t>、</w:t>
      </w:r>
      <w:r>
        <w:rPr>
          <w:rFonts w:hint="eastAsia"/>
        </w:rPr>
        <w:t>SWF</w:t>
      </w:r>
      <w:r>
        <w:rPr>
          <w:rFonts w:hint="eastAsia"/>
        </w:rPr>
        <w:t>、</w:t>
      </w:r>
      <w:r>
        <w:rPr>
          <w:rFonts w:hint="eastAsia"/>
        </w:rPr>
        <w:t>WMV</w:t>
      </w:r>
      <w:r w:rsidRPr="00FA3710">
        <w:rPr>
          <w:rFonts w:ascii="微软雅黑" w:hAnsi="微软雅黑" w:hint="eastAsia"/>
          <w:szCs w:val="21"/>
        </w:rPr>
        <w:t>等格式</w:t>
      </w:r>
      <w:r>
        <w:rPr>
          <w:rFonts w:ascii="微软雅黑" w:hAnsi="微软雅黑" w:hint="eastAsia"/>
          <w:szCs w:val="21"/>
        </w:rPr>
        <w:t>。</w:t>
      </w:r>
    </w:p>
    <w:p w:rsidR="0046044D" w:rsidRPr="0046044D" w:rsidRDefault="0046044D" w:rsidP="0046044D">
      <w:pPr>
        <w:ind w:firstLine="360"/>
      </w:pPr>
      <w:r w:rsidRPr="0046044D">
        <w:lastRenderedPageBreak/>
        <w:t>A</w:t>
      </w:r>
      <w:r w:rsidR="00CF396D">
        <w:rPr>
          <w:rFonts w:hint="eastAsia"/>
        </w:rPr>
        <w:t>V</w:t>
      </w:r>
      <w:r w:rsidRPr="0046044D">
        <w:t>ProVideo</w:t>
      </w:r>
      <w:r>
        <w:rPr>
          <w:rFonts w:hint="eastAsia"/>
        </w:rPr>
        <w:t>所支持的格式</w:t>
      </w:r>
      <w:r w:rsidR="0097163A">
        <w:rPr>
          <w:rFonts w:hint="eastAsia"/>
        </w:rPr>
        <w:t>：</w:t>
      </w:r>
      <w:r w:rsidRPr="0046044D">
        <w:rPr>
          <w:rFonts w:hint="eastAsia"/>
        </w:rPr>
        <w:t>MP4</w:t>
      </w:r>
      <w:r w:rsidRPr="0046044D">
        <w:rPr>
          <w:rFonts w:hint="eastAsia"/>
        </w:rPr>
        <w:t>、</w:t>
      </w:r>
      <w:r w:rsidRPr="0046044D">
        <w:rPr>
          <w:rFonts w:hint="eastAsia"/>
        </w:rPr>
        <w:t>WMV</w:t>
      </w:r>
      <w:r w:rsidRPr="0046044D">
        <w:rPr>
          <w:rFonts w:hint="eastAsia"/>
        </w:rPr>
        <w:t>、</w:t>
      </w:r>
      <w:r w:rsidRPr="0046044D">
        <w:rPr>
          <w:rFonts w:hint="eastAsia"/>
        </w:rPr>
        <w:t>AVI</w:t>
      </w:r>
      <w:r w:rsidRPr="0046044D">
        <w:rPr>
          <w:rFonts w:hint="eastAsia"/>
        </w:rPr>
        <w:t>等格式</w:t>
      </w:r>
      <w:r w:rsidR="003A7AA7">
        <w:rPr>
          <w:rFonts w:hint="eastAsia"/>
        </w:rPr>
        <w:t>。</w:t>
      </w:r>
    </w:p>
    <w:p w:rsidR="0046044D" w:rsidRDefault="0097163A" w:rsidP="0097163A">
      <w:pPr>
        <w:pStyle w:val="2"/>
        <w:numPr>
          <w:ilvl w:val="0"/>
          <w:numId w:val="5"/>
        </w:numPr>
      </w:pPr>
      <w:bookmarkStart w:id="241" w:name="_Toc499630817"/>
      <w:bookmarkStart w:id="242" w:name="_Toc499631014"/>
      <w:r>
        <w:rPr>
          <w:rFonts w:hint="eastAsia"/>
        </w:rPr>
        <w:t>支持的流媒体视频格式</w:t>
      </w:r>
      <w:bookmarkEnd w:id="241"/>
      <w:bookmarkEnd w:id="242"/>
    </w:p>
    <w:p w:rsidR="0097163A" w:rsidRDefault="0097163A" w:rsidP="003A7AA7">
      <w:pPr>
        <w:ind w:firstLine="360"/>
      </w:pPr>
      <w:r>
        <w:rPr>
          <w:rFonts w:hint="eastAsia"/>
        </w:rPr>
        <w:t>EasyMovie</w:t>
      </w:r>
      <w:r>
        <w:rPr>
          <w:rFonts w:hint="eastAsia"/>
        </w:rPr>
        <w:t>所支持的格式：</w:t>
      </w:r>
      <w:r w:rsidRPr="0097163A">
        <w:rPr>
          <w:rFonts w:hint="eastAsia"/>
        </w:rPr>
        <w:t>3GP</w:t>
      </w:r>
      <w:r w:rsidRPr="0097163A">
        <w:rPr>
          <w:rFonts w:hint="eastAsia"/>
        </w:rPr>
        <w:t>、</w:t>
      </w:r>
      <w:r w:rsidRPr="0097163A">
        <w:rPr>
          <w:rFonts w:hint="eastAsia"/>
        </w:rPr>
        <w:t>AVI</w:t>
      </w:r>
      <w:r w:rsidRPr="0097163A">
        <w:rPr>
          <w:rFonts w:hint="eastAsia"/>
        </w:rPr>
        <w:t>、</w:t>
      </w:r>
      <w:r w:rsidRPr="0097163A">
        <w:rPr>
          <w:rFonts w:hint="eastAsia"/>
        </w:rPr>
        <w:t>MKV</w:t>
      </w:r>
      <w:r w:rsidRPr="0097163A">
        <w:rPr>
          <w:rFonts w:hint="eastAsia"/>
        </w:rPr>
        <w:t>、</w:t>
      </w:r>
      <w:r w:rsidRPr="0097163A">
        <w:rPr>
          <w:rFonts w:hint="eastAsia"/>
        </w:rPr>
        <w:t>MP4</w:t>
      </w:r>
      <w:r w:rsidRPr="0097163A">
        <w:rPr>
          <w:rFonts w:hint="eastAsia"/>
        </w:rPr>
        <w:t>、</w:t>
      </w:r>
      <w:r w:rsidRPr="0097163A">
        <w:rPr>
          <w:rFonts w:hint="eastAsia"/>
        </w:rPr>
        <w:t>MPEG</w:t>
      </w:r>
      <w:r w:rsidRPr="0097163A">
        <w:rPr>
          <w:rFonts w:hint="eastAsia"/>
        </w:rPr>
        <w:t>、</w:t>
      </w:r>
      <w:r w:rsidRPr="0097163A">
        <w:rPr>
          <w:rFonts w:hint="eastAsia"/>
        </w:rPr>
        <w:t>SWF</w:t>
      </w:r>
      <w:r w:rsidRPr="0097163A">
        <w:rPr>
          <w:rFonts w:hint="eastAsia"/>
        </w:rPr>
        <w:t>、</w:t>
      </w:r>
      <w:r w:rsidRPr="0097163A">
        <w:rPr>
          <w:rFonts w:hint="eastAsia"/>
        </w:rPr>
        <w:t>WMV</w:t>
      </w:r>
      <w:r w:rsidRPr="0097163A">
        <w:rPr>
          <w:rFonts w:hint="eastAsia"/>
        </w:rPr>
        <w:t>等格式</w:t>
      </w:r>
      <w:r w:rsidR="003A7AA7">
        <w:rPr>
          <w:rFonts w:hint="eastAsia"/>
        </w:rPr>
        <w:t>。</w:t>
      </w:r>
    </w:p>
    <w:p w:rsidR="003A7AA7" w:rsidRDefault="003A7AA7" w:rsidP="003A7AA7">
      <w:pPr>
        <w:ind w:firstLine="360"/>
      </w:pPr>
      <w:r w:rsidRPr="003A7AA7">
        <w:rPr>
          <w:rFonts w:hint="eastAsia"/>
        </w:rPr>
        <w:t>AVProVideo</w:t>
      </w:r>
      <w:r w:rsidRPr="003A7AA7">
        <w:rPr>
          <w:rFonts w:hint="eastAsia"/>
        </w:rPr>
        <w:t>所支持的格式：</w:t>
      </w:r>
      <w:r w:rsidRPr="003A7AA7">
        <w:rPr>
          <w:rFonts w:hint="eastAsia"/>
        </w:rPr>
        <w:t>MP4</w:t>
      </w:r>
      <w:r>
        <w:rPr>
          <w:rFonts w:hint="eastAsia"/>
        </w:rPr>
        <w:t>（目前所测）</w:t>
      </w:r>
    </w:p>
    <w:p w:rsidR="00226F4F" w:rsidRPr="00226F4F" w:rsidRDefault="00226F4F" w:rsidP="0024718C">
      <w:pPr>
        <w:pStyle w:val="2"/>
        <w:numPr>
          <w:ilvl w:val="0"/>
          <w:numId w:val="5"/>
        </w:numPr>
      </w:pPr>
      <w:bookmarkStart w:id="243" w:name="_Toc499630818"/>
      <w:bookmarkStart w:id="244" w:name="_Toc499631015"/>
      <w:r w:rsidRPr="00226F4F">
        <w:rPr>
          <w:rFonts w:hint="eastAsia"/>
        </w:rPr>
        <w:t>视频的自适应</w:t>
      </w:r>
      <w:bookmarkEnd w:id="243"/>
      <w:bookmarkEnd w:id="244"/>
    </w:p>
    <w:p w:rsidR="00226F4F" w:rsidRDefault="00226F4F" w:rsidP="00226F4F">
      <w:pPr>
        <w:pStyle w:val="a3"/>
        <w:ind w:left="360" w:firstLineChars="0" w:firstLine="0"/>
      </w:pPr>
      <w:r>
        <w:rPr>
          <w:rFonts w:hint="eastAsia"/>
        </w:rPr>
        <w:t>EasyMovie</w:t>
      </w:r>
      <w:r>
        <w:rPr>
          <w:rFonts w:hint="eastAsia"/>
        </w:rPr>
        <w:t>可以规定以某一个方向进行缩放（图</w:t>
      </w:r>
      <w:r>
        <w:rPr>
          <w:rFonts w:hint="eastAsia"/>
        </w:rPr>
        <w:t>3</w:t>
      </w:r>
      <w:r>
        <w:rPr>
          <w:rFonts w:hint="eastAsia"/>
        </w:rPr>
        <w:t>）</w:t>
      </w:r>
      <w:ins w:id="245" w:author="薛飞跃" w:date="2017-11-28T11:25:00Z">
        <w:r w:rsidR="00D61814">
          <w:rPr>
            <w:rFonts w:hint="eastAsia"/>
          </w:rPr>
          <w:t>，使得视频可以等比例缩放。</w:t>
        </w:r>
      </w:ins>
    </w:p>
    <w:p w:rsidR="00226F4F" w:rsidRDefault="00226F4F" w:rsidP="00226F4F">
      <w:pPr>
        <w:pStyle w:val="a3"/>
        <w:ind w:left="360" w:firstLineChars="0" w:firstLine="0"/>
        <w:jc w:val="center"/>
      </w:pPr>
      <w:r>
        <w:rPr>
          <w:noProof/>
        </w:rPr>
        <w:drawing>
          <wp:inline distT="0" distB="0" distL="0" distR="0" wp14:anchorId="6338C39E" wp14:editId="13B5692E">
            <wp:extent cx="1857143" cy="17047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57143" cy="1704762"/>
                    </a:xfrm>
                    <a:prstGeom prst="rect">
                      <a:avLst/>
                    </a:prstGeom>
                  </pic:spPr>
                </pic:pic>
              </a:graphicData>
            </a:graphic>
          </wp:inline>
        </w:drawing>
      </w:r>
    </w:p>
    <w:p w:rsidR="00226F4F" w:rsidRPr="00226F4F" w:rsidRDefault="00226F4F" w:rsidP="00226F4F">
      <w:pPr>
        <w:pStyle w:val="a3"/>
        <w:ind w:left="360" w:firstLineChars="0" w:firstLine="0"/>
        <w:jc w:val="center"/>
        <w:rPr>
          <w:sz w:val="21"/>
          <w:szCs w:val="21"/>
        </w:rPr>
      </w:pPr>
      <w:r w:rsidRPr="00226F4F">
        <w:rPr>
          <w:rFonts w:hint="eastAsia"/>
          <w:sz w:val="21"/>
          <w:szCs w:val="21"/>
        </w:rPr>
        <w:t>图</w:t>
      </w:r>
      <w:r w:rsidRPr="00226F4F">
        <w:rPr>
          <w:rFonts w:hint="eastAsia"/>
          <w:sz w:val="21"/>
          <w:szCs w:val="21"/>
        </w:rPr>
        <w:t>3 EasyMovie</w:t>
      </w:r>
      <w:r w:rsidRPr="00226F4F">
        <w:rPr>
          <w:rFonts w:hint="eastAsia"/>
          <w:sz w:val="21"/>
          <w:szCs w:val="21"/>
        </w:rPr>
        <w:t>所支持的缩放方式</w:t>
      </w:r>
    </w:p>
    <w:p w:rsidR="00226F4F" w:rsidRDefault="00226F4F" w:rsidP="00226F4F">
      <w:pPr>
        <w:pStyle w:val="a3"/>
        <w:ind w:left="360" w:firstLineChars="0" w:firstLine="0"/>
      </w:pPr>
      <w:r w:rsidRPr="003A7AA7">
        <w:rPr>
          <w:rFonts w:hint="eastAsia"/>
        </w:rPr>
        <w:t>AVProVideo</w:t>
      </w:r>
      <w:r>
        <w:rPr>
          <w:rFonts w:hint="eastAsia"/>
        </w:rPr>
        <w:t>可以</w:t>
      </w:r>
      <w:r w:rsidR="00E04B6E">
        <w:rPr>
          <w:rFonts w:hint="eastAsia"/>
        </w:rPr>
        <w:t>按照</w:t>
      </w:r>
      <w:r w:rsidR="001A3985">
        <w:rPr>
          <w:rFonts w:hint="eastAsia"/>
        </w:rPr>
        <w:t>视频的原始大小</w:t>
      </w:r>
      <w:r w:rsidR="00E04B6E">
        <w:rPr>
          <w:rFonts w:hint="eastAsia"/>
        </w:rPr>
        <w:t>播放</w:t>
      </w:r>
      <w:r w:rsidR="001A3985">
        <w:rPr>
          <w:rFonts w:hint="eastAsia"/>
        </w:rPr>
        <w:t>，然后根据屏幕大小进行自动</w:t>
      </w:r>
      <w:r w:rsidR="00E04B6E">
        <w:rPr>
          <w:rFonts w:hint="eastAsia"/>
        </w:rPr>
        <w:t>等比例</w:t>
      </w:r>
      <w:r w:rsidR="001A3985">
        <w:rPr>
          <w:rFonts w:hint="eastAsia"/>
        </w:rPr>
        <w:t>缩放</w:t>
      </w:r>
      <w:r w:rsidR="00E04B6E">
        <w:rPr>
          <w:rFonts w:hint="eastAsia"/>
        </w:rPr>
        <w:t>；若使用</w:t>
      </w:r>
      <w:r w:rsidR="00E04B6E">
        <w:rPr>
          <w:rFonts w:hint="eastAsia"/>
        </w:rPr>
        <w:t>UGUI</w:t>
      </w:r>
      <w:r w:rsidR="00E04B6E">
        <w:rPr>
          <w:rFonts w:hint="eastAsia"/>
        </w:rPr>
        <w:t>播放，可以手动调节视频画面的大小，然后视频会根据宽和高自动进行等比例缩放。</w:t>
      </w:r>
    </w:p>
    <w:p w:rsidR="0024718C" w:rsidRDefault="0066538F" w:rsidP="0024718C">
      <w:pPr>
        <w:pStyle w:val="2"/>
        <w:numPr>
          <w:ilvl w:val="0"/>
          <w:numId w:val="5"/>
        </w:numPr>
      </w:pPr>
      <w:bookmarkStart w:id="246" w:name="_Toc499630819"/>
      <w:bookmarkStart w:id="247" w:name="_Toc499631016"/>
      <w:r>
        <w:rPr>
          <w:rFonts w:hint="eastAsia"/>
        </w:rPr>
        <w:t>播放本地视频</w:t>
      </w:r>
      <w:r w:rsidR="0024718C" w:rsidRPr="0024718C">
        <w:rPr>
          <w:rFonts w:hint="eastAsia"/>
        </w:rPr>
        <w:t>CPU</w:t>
      </w:r>
      <w:r>
        <w:rPr>
          <w:rFonts w:hint="eastAsia"/>
        </w:rPr>
        <w:t>和内存</w:t>
      </w:r>
      <w:r w:rsidR="0024718C" w:rsidRPr="0024718C">
        <w:rPr>
          <w:rFonts w:hint="eastAsia"/>
        </w:rPr>
        <w:t>占用</w:t>
      </w:r>
      <w:bookmarkEnd w:id="246"/>
      <w:bookmarkEnd w:id="247"/>
    </w:p>
    <w:p w:rsidR="00BE11AF" w:rsidRPr="00BE11AF" w:rsidRDefault="00BE11AF" w:rsidP="00BE11AF">
      <w:pPr>
        <w:ind w:firstLine="360"/>
      </w:pPr>
      <w:r>
        <w:rPr>
          <w:rFonts w:hint="eastAsia"/>
        </w:rPr>
        <w:t>由于在视频播放过程中</w:t>
      </w:r>
      <w:r>
        <w:rPr>
          <w:rFonts w:hint="eastAsia"/>
        </w:rPr>
        <w:t>CPU</w:t>
      </w:r>
      <w:r>
        <w:rPr>
          <w:rFonts w:hint="eastAsia"/>
        </w:rPr>
        <w:t>的占用是动态变化的，这里随机选取</w:t>
      </w:r>
      <w:del w:id="248" w:author="薛飞跃" w:date="2017-11-28T11:33:00Z">
        <w:r w:rsidDel="00992B03">
          <w:rPr>
            <w:rFonts w:hint="eastAsia"/>
          </w:rPr>
          <w:delText>几个</w:delText>
        </w:r>
      </w:del>
      <w:ins w:id="249" w:author="薛飞跃" w:date="2017-11-28T11:33:00Z">
        <w:r w:rsidR="00992B03">
          <w:rPr>
            <w:rFonts w:hint="eastAsia"/>
          </w:rPr>
          <w:t>几组</w:t>
        </w:r>
      </w:ins>
      <w:r>
        <w:rPr>
          <w:rFonts w:hint="eastAsia"/>
        </w:rPr>
        <w:t>时间点作为参考。</w:t>
      </w:r>
    </w:p>
    <w:tbl>
      <w:tblPr>
        <w:tblStyle w:val="aa"/>
        <w:tblW w:w="0" w:type="auto"/>
        <w:jc w:val="center"/>
        <w:tblInd w:w="534" w:type="dxa"/>
        <w:tblLook w:val="04A0" w:firstRow="1" w:lastRow="0" w:firstColumn="1" w:lastColumn="0" w:noHBand="0" w:noVBand="1"/>
      </w:tblPr>
      <w:tblGrid>
        <w:gridCol w:w="1230"/>
        <w:gridCol w:w="896"/>
        <w:gridCol w:w="1235"/>
        <w:gridCol w:w="1011"/>
        <w:gridCol w:w="1012"/>
        <w:gridCol w:w="1226"/>
        <w:gridCol w:w="1378"/>
      </w:tblGrid>
      <w:tr w:rsidR="00715E90" w:rsidTr="00715E90">
        <w:trPr>
          <w:jc w:val="center"/>
        </w:trPr>
        <w:tc>
          <w:tcPr>
            <w:tcW w:w="1230" w:type="dxa"/>
            <w:vMerge w:val="restart"/>
          </w:tcPr>
          <w:p w:rsidR="00715E90" w:rsidRDefault="00715E90" w:rsidP="007F56A7">
            <w:pPr>
              <w:jc w:val="center"/>
              <w:rPr>
                <w:sz w:val="21"/>
              </w:rPr>
            </w:pPr>
          </w:p>
          <w:p w:rsidR="00715E90" w:rsidRPr="007F56A7" w:rsidRDefault="00715E90" w:rsidP="007F56A7">
            <w:pPr>
              <w:jc w:val="center"/>
              <w:rPr>
                <w:sz w:val="21"/>
              </w:rPr>
            </w:pPr>
            <w:r w:rsidRPr="007F56A7">
              <w:rPr>
                <w:rFonts w:hint="eastAsia"/>
                <w:sz w:val="21"/>
              </w:rPr>
              <w:t>插件名称</w:t>
            </w:r>
          </w:p>
        </w:tc>
        <w:tc>
          <w:tcPr>
            <w:tcW w:w="5380" w:type="dxa"/>
            <w:gridSpan w:val="5"/>
          </w:tcPr>
          <w:p w:rsidR="00715E90" w:rsidRPr="007F56A7" w:rsidRDefault="00715E90" w:rsidP="007F56A7">
            <w:pPr>
              <w:jc w:val="center"/>
              <w:rPr>
                <w:sz w:val="21"/>
              </w:rPr>
            </w:pPr>
            <w:r w:rsidRPr="007F56A7">
              <w:rPr>
                <w:rFonts w:hint="eastAsia"/>
                <w:sz w:val="21"/>
              </w:rPr>
              <w:t>CPU</w:t>
            </w:r>
            <w:r w:rsidRPr="007F56A7">
              <w:rPr>
                <w:rFonts w:hint="eastAsia"/>
                <w:sz w:val="21"/>
              </w:rPr>
              <w:t>占用</w:t>
            </w:r>
          </w:p>
        </w:tc>
        <w:tc>
          <w:tcPr>
            <w:tcW w:w="1378" w:type="dxa"/>
            <w:vMerge w:val="restart"/>
          </w:tcPr>
          <w:p w:rsidR="00715E90" w:rsidRDefault="00715E90" w:rsidP="007F56A7">
            <w:pPr>
              <w:jc w:val="center"/>
              <w:rPr>
                <w:sz w:val="21"/>
              </w:rPr>
            </w:pPr>
          </w:p>
          <w:p w:rsidR="00715E90" w:rsidRPr="007F56A7" w:rsidRDefault="00715E90" w:rsidP="007F56A7">
            <w:pPr>
              <w:jc w:val="center"/>
              <w:rPr>
                <w:sz w:val="21"/>
              </w:rPr>
            </w:pPr>
            <w:r w:rsidRPr="007F56A7">
              <w:rPr>
                <w:rFonts w:hint="eastAsia"/>
                <w:sz w:val="21"/>
              </w:rPr>
              <w:t>内存占用</w:t>
            </w:r>
          </w:p>
        </w:tc>
      </w:tr>
      <w:tr w:rsidR="00715E90" w:rsidTr="00715E90">
        <w:trPr>
          <w:trHeight w:val="409"/>
          <w:jc w:val="center"/>
        </w:trPr>
        <w:tc>
          <w:tcPr>
            <w:tcW w:w="1230" w:type="dxa"/>
            <w:vMerge/>
          </w:tcPr>
          <w:p w:rsidR="00715E90" w:rsidRPr="007F56A7" w:rsidRDefault="00715E90" w:rsidP="007F56A7">
            <w:pPr>
              <w:jc w:val="center"/>
              <w:rPr>
                <w:sz w:val="21"/>
              </w:rPr>
            </w:pPr>
          </w:p>
        </w:tc>
        <w:tc>
          <w:tcPr>
            <w:tcW w:w="896" w:type="dxa"/>
          </w:tcPr>
          <w:p w:rsidR="00715E90" w:rsidRPr="007F56A7" w:rsidRDefault="00715E90" w:rsidP="007F56A7">
            <w:pPr>
              <w:jc w:val="center"/>
              <w:rPr>
                <w:sz w:val="21"/>
              </w:rPr>
            </w:pPr>
            <w:r>
              <w:rPr>
                <w:rFonts w:hint="eastAsia"/>
                <w:sz w:val="21"/>
              </w:rPr>
              <w:t>时间</w:t>
            </w:r>
          </w:p>
        </w:tc>
        <w:tc>
          <w:tcPr>
            <w:tcW w:w="1235" w:type="dxa"/>
          </w:tcPr>
          <w:p w:rsidR="00715E90" w:rsidRPr="007F56A7" w:rsidRDefault="00715E90" w:rsidP="00715E90">
            <w:pPr>
              <w:jc w:val="center"/>
              <w:rPr>
                <w:sz w:val="21"/>
              </w:rPr>
            </w:pPr>
            <w:r>
              <w:rPr>
                <w:rFonts w:hint="eastAsia"/>
                <w:sz w:val="21"/>
              </w:rPr>
              <w:t>10s</w:t>
            </w:r>
          </w:p>
        </w:tc>
        <w:tc>
          <w:tcPr>
            <w:tcW w:w="1011" w:type="dxa"/>
          </w:tcPr>
          <w:p w:rsidR="00715E90" w:rsidRPr="007F56A7" w:rsidRDefault="00715E90" w:rsidP="007F56A7">
            <w:pPr>
              <w:jc w:val="center"/>
              <w:rPr>
                <w:sz w:val="21"/>
              </w:rPr>
            </w:pPr>
            <w:r>
              <w:rPr>
                <w:rFonts w:hint="eastAsia"/>
                <w:sz w:val="21"/>
              </w:rPr>
              <w:t>25s</w:t>
            </w:r>
          </w:p>
        </w:tc>
        <w:tc>
          <w:tcPr>
            <w:tcW w:w="1012" w:type="dxa"/>
          </w:tcPr>
          <w:p w:rsidR="00715E90" w:rsidRPr="007F56A7" w:rsidRDefault="00715E90" w:rsidP="007F56A7">
            <w:pPr>
              <w:jc w:val="center"/>
              <w:rPr>
                <w:sz w:val="21"/>
              </w:rPr>
            </w:pPr>
            <w:r>
              <w:rPr>
                <w:rFonts w:hint="eastAsia"/>
                <w:sz w:val="21"/>
              </w:rPr>
              <w:t>40s</w:t>
            </w:r>
          </w:p>
        </w:tc>
        <w:tc>
          <w:tcPr>
            <w:tcW w:w="1226" w:type="dxa"/>
          </w:tcPr>
          <w:p w:rsidR="00715E90" w:rsidRPr="007F56A7" w:rsidRDefault="00715E90" w:rsidP="007F56A7">
            <w:pPr>
              <w:jc w:val="center"/>
              <w:rPr>
                <w:sz w:val="21"/>
              </w:rPr>
            </w:pPr>
            <w:r>
              <w:rPr>
                <w:rFonts w:hint="eastAsia"/>
                <w:sz w:val="21"/>
              </w:rPr>
              <w:t>60s</w:t>
            </w:r>
          </w:p>
        </w:tc>
        <w:tc>
          <w:tcPr>
            <w:tcW w:w="1378" w:type="dxa"/>
            <w:vMerge/>
          </w:tcPr>
          <w:p w:rsidR="00715E90" w:rsidRPr="007F56A7" w:rsidRDefault="00715E90" w:rsidP="007F56A7">
            <w:pPr>
              <w:jc w:val="center"/>
              <w:rPr>
                <w:sz w:val="21"/>
              </w:rPr>
            </w:pPr>
          </w:p>
        </w:tc>
      </w:tr>
      <w:tr w:rsidR="00715E90" w:rsidTr="00715E90">
        <w:trPr>
          <w:trHeight w:val="489"/>
          <w:jc w:val="center"/>
        </w:trPr>
        <w:tc>
          <w:tcPr>
            <w:tcW w:w="1230" w:type="dxa"/>
          </w:tcPr>
          <w:p w:rsidR="00715E90" w:rsidRPr="007F56A7" w:rsidRDefault="00715E90" w:rsidP="00715E90">
            <w:pPr>
              <w:jc w:val="center"/>
              <w:rPr>
                <w:sz w:val="21"/>
              </w:rPr>
            </w:pPr>
            <w:r w:rsidRPr="007F56A7">
              <w:rPr>
                <w:rFonts w:hint="eastAsia"/>
                <w:sz w:val="21"/>
              </w:rPr>
              <w:t>EasyMovie</w:t>
            </w:r>
          </w:p>
        </w:tc>
        <w:tc>
          <w:tcPr>
            <w:tcW w:w="896" w:type="dxa"/>
            <w:vMerge w:val="restart"/>
          </w:tcPr>
          <w:p w:rsidR="00715E90" w:rsidRDefault="00715E90" w:rsidP="007F56A7">
            <w:pPr>
              <w:rPr>
                <w:sz w:val="21"/>
              </w:rPr>
            </w:pPr>
          </w:p>
          <w:p w:rsidR="00715E90" w:rsidRPr="007F56A7" w:rsidRDefault="00715E90" w:rsidP="007F56A7">
            <w:pPr>
              <w:rPr>
                <w:sz w:val="21"/>
              </w:rPr>
            </w:pPr>
            <w:r>
              <w:rPr>
                <w:rFonts w:hint="eastAsia"/>
                <w:sz w:val="21"/>
              </w:rPr>
              <w:lastRenderedPageBreak/>
              <w:t>占用</w:t>
            </w:r>
          </w:p>
        </w:tc>
        <w:tc>
          <w:tcPr>
            <w:tcW w:w="1235" w:type="dxa"/>
          </w:tcPr>
          <w:p w:rsidR="00715E90" w:rsidRPr="007F56A7" w:rsidRDefault="00715E90" w:rsidP="00715E90">
            <w:pPr>
              <w:jc w:val="center"/>
              <w:rPr>
                <w:sz w:val="21"/>
              </w:rPr>
            </w:pPr>
            <w:r>
              <w:rPr>
                <w:rFonts w:hint="eastAsia"/>
                <w:sz w:val="21"/>
              </w:rPr>
              <w:lastRenderedPageBreak/>
              <w:t>13.5ms</w:t>
            </w:r>
          </w:p>
        </w:tc>
        <w:tc>
          <w:tcPr>
            <w:tcW w:w="1011" w:type="dxa"/>
          </w:tcPr>
          <w:p w:rsidR="00715E90" w:rsidRPr="007F56A7" w:rsidRDefault="00715E90" w:rsidP="007F56A7">
            <w:pPr>
              <w:rPr>
                <w:sz w:val="21"/>
              </w:rPr>
            </w:pPr>
            <w:r>
              <w:rPr>
                <w:rFonts w:hint="eastAsia"/>
                <w:sz w:val="21"/>
              </w:rPr>
              <w:t>12.9ms</w:t>
            </w:r>
          </w:p>
        </w:tc>
        <w:tc>
          <w:tcPr>
            <w:tcW w:w="1012" w:type="dxa"/>
          </w:tcPr>
          <w:p w:rsidR="00715E90" w:rsidRPr="007F56A7" w:rsidRDefault="00715E90" w:rsidP="007F56A7">
            <w:pPr>
              <w:rPr>
                <w:sz w:val="21"/>
              </w:rPr>
            </w:pPr>
            <w:r>
              <w:rPr>
                <w:rFonts w:hint="eastAsia"/>
                <w:sz w:val="21"/>
              </w:rPr>
              <w:t>14.3ms</w:t>
            </w:r>
          </w:p>
        </w:tc>
        <w:tc>
          <w:tcPr>
            <w:tcW w:w="1226" w:type="dxa"/>
          </w:tcPr>
          <w:p w:rsidR="00715E90" w:rsidRDefault="00715E90" w:rsidP="007F56A7">
            <w:pPr>
              <w:rPr>
                <w:sz w:val="21"/>
              </w:rPr>
            </w:pPr>
            <w:r>
              <w:rPr>
                <w:rFonts w:hint="eastAsia"/>
                <w:sz w:val="21"/>
              </w:rPr>
              <w:t>13.3ms</w:t>
            </w:r>
          </w:p>
        </w:tc>
        <w:tc>
          <w:tcPr>
            <w:tcW w:w="1378" w:type="dxa"/>
          </w:tcPr>
          <w:p w:rsidR="00715E90" w:rsidRPr="007F56A7" w:rsidRDefault="00715E90" w:rsidP="00715E90">
            <w:pPr>
              <w:jc w:val="center"/>
              <w:rPr>
                <w:sz w:val="21"/>
              </w:rPr>
            </w:pPr>
            <w:r>
              <w:rPr>
                <w:rFonts w:hint="eastAsia"/>
                <w:sz w:val="21"/>
              </w:rPr>
              <w:t>183MB</w:t>
            </w:r>
          </w:p>
        </w:tc>
      </w:tr>
      <w:tr w:rsidR="00715E90" w:rsidTr="00715E90">
        <w:trPr>
          <w:trHeight w:val="411"/>
          <w:jc w:val="center"/>
        </w:trPr>
        <w:tc>
          <w:tcPr>
            <w:tcW w:w="1230" w:type="dxa"/>
          </w:tcPr>
          <w:p w:rsidR="00715E90" w:rsidRPr="007F56A7" w:rsidRDefault="00715E90" w:rsidP="007F56A7">
            <w:pPr>
              <w:rPr>
                <w:sz w:val="21"/>
              </w:rPr>
            </w:pPr>
            <w:r w:rsidRPr="007F56A7">
              <w:rPr>
                <w:rFonts w:hint="eastAsia"/>
                <w:sz w:val="21"/>
              </w:rPr>
              <w:lastRenderedPageBreak/>
              <w:t>AVProVideo</w:t>
            </w:r>
          </w:p>
        </w:tc>
        <w:tc>
          <w:tcPr>
            <w:tcW w:w="896" w:type="dxa"/>
            <w:vMerge/>
          </w:tcPr>
          <w:p w:rsidR="00715E90" w:rsidRPr="007F56A7" w:rsidRDefault="00715E90" w:rsidP="007F56A7">
            <w:pPr>
              <w:rPr>
                <w:sz w:val="21"/>
              </w:rPr>
            </w:pPr>
          </w:p>
        </w:tc>
        <w:tc>
          <w:tcPr>
            <w:tcW w:w="1235" w:type="dxa"/>
          </w:tcPr>
          <w:p w:rsidR="00715E90" w:rsidRPr="007F56A7" w:rsidRDefault="00715E90" w:rsidP="00715E90">
            <w:pPr>
              <w:jc w:val="center"/>
              <w:rPr>
                <w:sz w:val="21"/>
              </w:rPr>
            </w:pPr>
            <w:r>
              <w:rPr>
                <w:rFonts w:hint="eastAsia"/>
                <w:sz w:val="21"/>
              </w:rPr>
              <w:t>12.8ms</w:t>
            </w:r>
          </w:p>
        </w:tc>
        <w:tc>
          <w:tcPr>
            <w:tcW w:w="1011" w:type="dxa"/>
          </w:tcPr>
          <w:p w:rsidR="00715E90" w:rsidRPr="007F56A7" w:rsidRDefault="00715E90" w:rsidP="007F56A7">
            <w:pPr>
              <w:rPr>
                <w:sz w:val="21"/>
              </w:rPr>
            </w:pPr>
            <w:r>
              <w:rPr>
                <w:rFonts w:hint="eastAsia"/>
                <w:sz w:val="21"/>
              </w:rPr>
              <w:t>13.7ms</w:t>
            </w:r>
          </w:p>
        </w:tc>
        <w:tc>
          <w:tcPr>
            <w:tcW w:w="1012" w:type="dxa"/>
          </w:tcPr>
          <w:p w:rsidR="00715E90" w:rsidRPr="007F56A7" w:rsidRDefault="00715E90" w:rsidP="007F56A7">
            <w:pPr>
              <w:rPr>
                <w:sz w:val="21"/>
              </w:rPr>
            </w:pPr>
            <w:r>
              <w:rPr>
                <w:rFonts w:hint="eastAsia"/>
                <w:sz w:val="21"/>
              </w:rPr>
              <w:t>12.9ms</w:t>
            </w:r>
          </w:p>
        </w:tc>
        <w:tc>
          <w:tcPr>
            <w:tcW w:w="1226" w:type="dxa"/>
          </w:tcPr>
          <w:p w:rsidR="00715E90" w:rsidRDefault="00715E90" w:rsidP="007F56A7">
            <w:pPr>
              <w:rPr>
                <w:sz w:val="21"/>
              </w:rPr>
            </w:pPr>
            <w:r>
              <w:rPr>
                <w:rFonts w:hint="eastAsia"/>
                <w:sz w:val="21"/>
              </w:rPr>
              <w:t>12.5ms</w:t>
            </w:r>
          </w:p>
        </w:tc>
        <w:tc>
          <w:tcPr>
            <w:tcW w:w="1378" w:type="dxa"/>
          </w:tcPr>
          <w:p w:rsidR="00715E90" w:rsidRPr="007F56A7" w:rsidRDefault="00715E90" w:rsidP="00715E90">
            <w:pPr>
              <w:jc w:val="center"/>
              <w:rPr>
                <w:sz w:val="21"/>
              </w:rPr>
            </w:pPr>
            <w:r>
              <w:rPr>
                <w:rFonts w:hint="eastAsia"/>
                <w:sz w:val="21"/>
              </w:rPr>
              <w:t>95MB</w:t>
            </w:r>
          </w:p>
        </w:tc>
      </w:tr>
    </w:tbl>
    <w:p w:rsidR="00D24516" w:rsidRDefault="00D24516" w:rsidP="00443E9B">
      <w:r w:rsidRPr="00D24516">
        <w:lastRenderedPageBreak/>
        <w:t>EasyMovie</w:t>
      </w:r>
      <w:r>
        <w:rPr>
          <w:rFonts w:hint="eastAsia"/>
        </w:rPr>
        <w:t>插件播放本地视频的</w:t>
      </w:r>
      <w:r w:rsidRPr="0024718C">
        <w:rPr>
          <w:rFonts w:hint="eastAsia"/>
        </w:rPr>
        <w:t>Profiler</w:t>
      </w:r>
      <w:r w:rsidRPr="0024718C">
        <w:rPr>
          <w:rFonts w:hint="eastAsia"/>
        </w:rPr>
        <w:t>界面</w:t>
      </w:r>
      <w:r>
        <w:rPr>
          <w:rFonts w:hint="eastAsia"/>
        </w:rPr>
        <w:t>CPU</w:t>
      </w:r>
      <w:r>
        <w:rPr>
          <w:rFonts w:hint="eastAsia"/>
        </w:rPr>
        <w:t>图</w:t>
      </w:r>
      <w:r>
        <w:rPr>
          <w:rFonts w:hint="eastAsia"/>
        </w:rPr>
        <w:t>4</w:t>
      </w:r>
      <w:r w:rsidR="00653227">
        <w:rPr>
          <w:rFonts w:hint="eastAsia"/>
        </w:rPr>
        <w:t>，内存图</w:t>
      </w:r>
      <w:r w:rsidR="00653227">
        <w:rPr>
          <w:rFonts w:hint="eastAsia"/>
        </w:rPr>
        <w:t>5</w:t>
      </w:r>
    </w:p>
    <w:p w:rsidR="00D24516" w:rsidRDefault="00D24516" w:rsidP="00D24516">
      <w:pPr>
        <w:ind w:left="360"/>
      </w:pPr>
      <w:r>
        <w:rPr>
          <w:noProof/>
        </w:rPr>
        <w:drawing>
          <wp:inline distT="0" distB="0" distL="0" distR="0" wp14:anchorId="3190C8F4" wp14:editId="1A79F7CF">
            <wp:extent cx="5274310" cy="28936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893695"/>
                    </a:xfrm>
                    <a:prstGeom prst="rect">
                      <a:avLst/>
                    </a:prstGeom>
                  </pic:spPr>
                </pic:pic>
              </a:graphicData>
            </a:graphic>
          </wp:inline>
        </w:drawing>
      </w:r>
    </w:p>
    <w:p w:rsidR="00D24516" w:rsidRDefault="00D24516" w:rsidP="00D24516">
      <w:pPr>
        <w:ind w:firstLine="360"/>
        <w:jc w:val="center"/>
        <w:rPr>
          <w:sz w:val="21"/>
        </w:rPr>
      </w:pPr>
      <w:r w:rsidRPr="0024718C">
        <w:rPr>
          <w:rFonts w:hint="eastAsia"/>
          <w:sz w:val="21"/>
        </w:rPr>
        <w:t>图</w:t>
      </w:r>
      <w:r w:rsidRPr="0024718C">
        <w:rPr>
          <w:rFonts w:hint="eastAsia"/>
          <w:sz w:val="21"/>
        </w:rPr>
        <w:t xml:space="preserve">4 </w:t>
      </w:r>
      <w:r w:rsidRPr="00D24516">
        <w:rPr>
          <w:sz w:val="21"/>
        </w:rPr>
        <w:t>EasyMovie</w:t>
      </w:r>
      <w:r>
        <w:rPr>
          <w:rFonts w:hint="eastAsia"/>
          <w:sz w:val="21"/>
        </w:rPr>
        <w:t xml:space="preserve"> </w:t>
      </w:r>
      <w:r w:rsidRPr="0024718C">
        <w:rPr>
          <w:rFonts w:hint="eastAsia"/>
          <w:sz w:val="21"/>
        </w:rPr>
        <w:t>CPU</w:t>
      </w:r>
      <w:r w:rsidRPr="0024718C">
        <w:rPr>
          <w:rFonts w:hint="eastAsia"/>
          <w:sz w:val="21"/>
        </w:rPr>
        <w:t>占用</w:t>
      </w:r>
    </w:p>
    <w:p w:rsidR="0066538F" w:rsidRDefault="0066538F" w:rsidP="00D24516">
      <w:pPr>
        <w:ind w:firstLine="360"/>
        <w:jc w:val="center"/>
        <w:rPr>
          <w:sz w:val="21"/>
        </w:rPr>
      </w:pPr>
      <w:r>
        <w:rPr>
          <w:noProof/>
        </w:rPr>
        <w:drawing>
          <wp:inline distT="0" distB="0" distL="0" distR="0" wp14:anchorId="54247865" wp14:editId="162B9D60">
            <wp:extent cx="5274310" cy="323967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239672"/>
                    </a:xfrm>
                    <a:prstGeom prst="rect">
                      <a:avLst/>
                    </a:prstGeom>
                  </pic:spPr>
                </pic:pic>
              </a:graphicData>
            </a:graphic>
          </wp:inline>
        </w:drawing>
      </w:r>
    </w:p>
    <w:p w:rsidR="0066538F" w:rsidRPr="00D24516" w:rsidRDefault="0066538F" w:rsidP="0066538F">
      <w:pPr>
        <w:ind w:firstLine="360"/>
        <w:jc w:val="center"/>
        <w:rPr>
          <w:sz w:val="21"/>
        </w:rPr>
      </w:pPr>
      <w:r w:rsidRPr="0024718C">
        <w:rPr>
          <w:rFonts w:hint="eastAsia"/>
          <w:sz w:val="21"/>
        </w:rPr>
        <w:t>图</w:t>
      </w:r>
      <w:r w:rsidR="00653227">
        <w:rPr>
          <w:rFonts w:hint="eastAsia"/>
          <w:sz w:val="21"/>
        </w:rPr>
        <w:t>5</w:t>
      </w:r>
      <w:r w:rsidRPr="0024718C">
        <w:rPr>
          <w:rFonts w:hint="eastAsia"/>
          <w:sz w:val="21"/>
        </w:rPr>
        <w:t xml:space="preserve"> </w:t>
      </w:r>
      <w:r w:rsidRPr="00D24516">
        <w:rPr>
          <w:sz w:val="21"/>
        </w:rPr>
        <w:t>EasyMovie</w:t>
      </w:r>
      <w:r>
        <w:rPr>
          <w:rFonts w:hint="eastAsia"/>
          <w:sz w:val="21"/>
        </w:rPr>
        <w:t xml:space="preserve"> </w:t>
      </w:r>
      <w:r>
        <w:rPr>
          <w:rFonts w:hint="eastAsia"/>
          <w:sz w:val="21"/>
        </w:rPr>
        <w:t>内存</w:t>
      </w:r>
      <w:r w:rsidRPr="0024718C">
        <w:rPr>
          <w:rFonts w:hint="eastAsia"/>
          <w:sz w:val="21"/>
        </w:rPr>
        <w:t>占用</w:t>
      </w:r>
      <w:r>
        <w:rPr>
          <w:rFonts w:hint="eastAsia"/>
          <w:sz w:val="21"/>
        </w:rPr>
        <w:t>（共</w:t>
      </w:r>
      <w:r>
        <w:rPr>
          <w:rFonts w:hint="eastAsia"/>
          <w:sz w:val="21"/>
        </w:rPr>
        <w:t>183MB</w:t>
      </w:r>
      <w:r>
        <w:rPr>
          <w:rFonts w:hint="eastAsia"/>
          <w:sz w:val="21"/>
        </w:rPr>
        <w:t>）</w:t>
      </w:r>
    </w:p>
    <w:p w:rsidR="00226F4F" w:rsidRDefault="0024718C" w:rsidP="0024718C">
      <w:pPr>
        <w:ind w:firstLine="360"/>
      </w:pPr>
      <w:r w:rsidRPr="0024718C">
        <w:rPr>
          <w:rFonts w:hint="eastAsia"/>
        </w:rPr>
        <w:t>AVProVideo</w:t>
      </w:r>
      <w:r>
        <w:rPr>
          <w:rFonts w:hint="eastAsia"/>
        </w:rPr>
        <w:t>插件播放本地视频的</w:t>
      </w:r>
      <w:r w:rsidRPr="0024718C">
        <w:rPr>
          <w:rFonts w:hint="eastAsia"/>
        </w:rPr>
        <w:t>Profiler</w:t>
      </w:r>
      <w:r w:rsidRPr="0024718C">
        <w:rPr>
          <w:rFonts w:hint="eastAsia"/>
        </w:rPr>
        <w:t>界面</w:t>
      </w:r>
      <w:r>
        <w:rPr>
          <w:rFonts w:hint="eastAsia"/>
        </w:rPr>
        <w:t>CPU</w:t>
      </w:r>
      <w:r>
        <w:rPr>
          <w:rFonts w:hint="eastAsia"/>
        </w:rPr>
        <w:t>图</w:t>
      </w:r>
      <w:r w:rsidR="00653227">
        <w:rPr>
          <w:rFonts w:hint="eastAsia"/>
        </w:rPr>
        <w:t>6</w:t>
      </w:r>
      <w:r w:rsidR="00653227">
        <w:rPr>
          <w:rFonts w:hint="eastAsia"/>
        </w:rPr>
        <w:t>，内存图</w:t>
      </w:r>
      <w:r w:rsidR="00653227">
        <w:rPr>
          <w:rFonts w:hint="eastAsia"/>
        </w:rPr>
        <w:t>7</w:t>
      </w:r>
    </w:p>
    <w:p w:rsidR="0024718C" w:rsidRDefault="0024718C" w:rsidP="0024718C">
      <w:pPr>
        <w:ind w:firstLine="360"/>
      </w:pPr>
      <w:r>
        <w:rPr>
          <w:noProof/>
        </w:rPr>
        <w:lastRenderedPageBreak/>
        <w:drawing>
          <wp:inline distT="0" distB="0" distL="0" distR="0" wp14:anchorId="224127D2" wp14:editId="38A162C1">
            <wp:extent cx="5274310" cy="2894156"/>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894156"/>
                    </a:xfrm>
                    <a:prstGeom prst="rect">
                      <a:avLst/>
                    </a:prstGeom>
                  </pic:spPr>
                </pic:pic>
              </a:graphicData>
            </a:graphic>
          </wp:inline>
        </w:drawing>
      </w:r>
    </w:p>
    <w:p w:rsidR="0024718C" w:rsidRDefault="0024718C" w:rsidP="0024718C">
      <w:pPr>
        <w:ind w:firstLine="360"/>
        <w:jc w:val="center"/>
        <w:rPr>
          <w:sz w:val="21"/>
        </w:rPr>
      </w:pPr>
      <w:r w:rsidRPr="0024718C">
        <w:rPr>
          <w:rFonts w:hint="eastAsia"/>
          <w:sz w:val="21"/>
        </w:rPr>
        <w:t>图</w:t>
      </w:r>
      <w:r w:rsidR="00653227">
        <w:rPr>
          <w:rFonts w:hint="eastAsia"/>
          <w:sz w:val="21"/>
        </w:rPr>
        <w:t xml:space="preserve">6 </w:t>
      </w:r>
      <w:r w:rsidRPr="0024718C">
        <w:rPr>
          <w:sz w:val="21"/>
        </w:rPr>
        <w:t>AVProVideo</w:t>
      </w:r>
      <w:r w:rsidRPr="0024718C">
        <w:rPr>
          <w:rFonts w:hint="eastAsia"/>
          <w:sz w:val="21"/>
        </w:rPr>
        <w:t xml:space="preserve"> CPU</w:t>
      </w:r>
      <w:r w:rsidRPr="0024718C">
        <w:rPr>
          <w:rFonts w:hint="eastAsia"/>
          <w:sz w:val="21"/>
        </w:rPr>
        <w:t>占用</w:t>
      </w:r>
    </w:p>
    <w:p w:rsidR="001919ED" w:rsidRDefault="001919ED" w:rsidP="0024718C">
      <w:pPr>
        <w:ind w:firstLine="360"/>
        <w:jc w:val="center"/>
        <w:rPr>
          <w:sz w:val="21"/>
        </w:rPr>
      </w:pPr>
      <w:r>
        <w:rPr>
          <w:noProof/>
        </w:rPr>
        <w:drawing>
          <wp:inline distT="0" distB="0" distL="0" distR="0" wp14:anchorId="22565A2F" wp14:editId="65CE8F45">
            <wp:extent cx="5274310" cy="3239672"/>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239672"/>
                    </a:xfrm>
                    <a:prstGeom prst="rect">
                      <a:avLst/>
                    </a:prstGeom>
                  </pic:spPr>
                </pic:pic>
              </a:graphicData>
            </a:graphic>
          </wp:inline>
        </w:drawing>
      </w:r>
    </w:p>
    <w:p w:rsidR="001919ED" w:rsidRDefault="001919ED" w:rsidP="001919ED">
      <w:pPr>
        <w:ind w:firstLine="360"/>
        <w:jc w:val="center"/>
        <w:rPr>
          <w:sz w:val="21"/>
        </w:rPr>
      </w:pPr>
      <w:r w:rsidRPr="0024718C">
        <w:rPr>
          <w:rFonts w:hint="eastAsia"/>
          <w:sz w:val="21"/>
        </w:rPr>
        <w:t>图</w:t>
      </w:r>
      <w:r w:rsidR="00A61DEB">
        <w:rPr>
          <w:rFonts w:hint="eastAsia"/>
          <w:sz w:val="21"/>
        </w:rPr>
        <w:t>7</w:t>
      </w:r>
      <w:r>
        <w:rPr>
          <w:rFonts w:hint="eastAsia"/>
          <w:sz w:val="21"/>
        </w:rPr>
        <w:t xml:space="preserve"> </w:t>
      </w:r>
      <w:r w:rsidRPr="0024718C">
        <w:rPr>
          <w:sz w:val="21"/>
        </w:rPr>
        <w:t>AVProVideo</w:t>
      </w:r>
      <w:r w:rsidRPr="0024718C">
        <w:rPr>
          <w:rFonts w:hint="eastAsia"/>
          <w:sz w:val="21"/>
        </w:rPr>
        <w:t xml:space="preserve"> </w:t>
      </w:r>
      <w:r>
        <w:rPr>
          <w:rFonts w:hint="eastAsia"/>
          <w:sz w:val="21"/>
        </w:rPr>
        <w:t>内存</w:t>
      </w:r>
      <w:r w:rsidRPr="0024718C">
        <w:rPr>
          <w:rFonts w:hint="eastAsia"/>
          <w:sz w:val="21"/>
        </w:rPr>
        <w:t>占用</w:t>
      </w:r>
      <w:r>
        <w:rPr>
          <w:rFonts w:hint="eastAsia"/>
          <w:sz w:val="21"/>
        </w:rPr>
        <w:t>（共</w:t>
      </w:r>
      <w:r>
        <w:rPr>
          <w:rFonts w:hint="eastAsia"/>
          <w:sz w:val="21"/>
        </w:rPr>
        <w:t>95MB</w:t>
      </w:r>
      <w:r>
        <w:rPr>
          <w:rFonts w:hint="eastAsia"/>
          <w:sz w:val="21"/>
        </w:rPr>
        <w:t>）</w:t>
      </w:r>
    </w:p>
    <w:p w:rsidR="00D24516" w:rsidRDefault="0066538F" w:rsidP="004854BB">
      <w:pPr>
        <w:pStyle w:val="2"/>
        <w:numPr>
          <w:ilvl w:val="0"/>
          <w:numId w:val="5"/>
        </w:numPr>
      </w:pPr>
      <w:bookmarkStart w:id="250" w:name="_Toc499630820"/>
      <w:bookmarkStart w:id="251" w:name="_Toc499631017"/>
      <w:r>
        <w:rPr>
          <w:rFonts w:hint="eastAsia"/>
        </w:rPr>
        <w:t>播放视频流</w:t>
      </w:r>
      <w:r>
        <w:rPr>
          <w:rFonts w:hint="eastAsia"/>
        </w:rPr>
        <w:t>CPU</w:t>
      </w:r>
      <w:r>
        <w:rPr>
          <w:rFonts w:hint="eastAsia"/>
        </w:rPr>
        <w:t>占用</w:t>
      </w:r>
      <w:r w:rsidR="004854BB">
        <w:rPr>
          <w:rFonts w:hint="eastAsia"/>
        </w:rPr>
        <w:t>和内存</w:t>
      </w:r>
      <w:r w:rsidR="004854BB" w:rsidRPr="0024718C">
        <w:rPr>
          <w:rFonts w:hint="eastAsia"/>
        </w:rPr>
        <w:t>占用</w:t>
      </w:r>
      <w:bookmarkEnd w:id="250"/>
      <w:bookmarkEnd w:id="251"/>
    </w:p>
    <w:tbl>
      <w:tblPr>
        <w:tblStyle w:val="aa"/>
        <w:tblW w:w="0" w:type="auto"/>
        <w:jc w:val="center"/>
        <w:tblInd w:w="534" w:type="dxa"/>
        <w:tblLook w:val="04A0" w:firstRow="1" w:lastRow="0" w:firstColumn="1" w:lastColumn="0" w:noHBand="0" w:noVBand="1"/>
      </w:tblPr>
      <w:tblGrid>
        <w:gridCol w:w="1230"/>
        <w:gridCol w:w="896"/>
        <w:gridCol w:w="1235"/>
        <w:gridCol w:w="1011"/>
        <w:gridCol w:w="1012"/>
        <w:gridCol w:w="1226"/>
        <w:gridCol w:w="1378"/>
      </w:tblGrid>
      <w:tr w:rsidR="00E1268D" w:rsidTr="00484BB1">
        <w:trPr>
          <w:jc w:val="center"/>
        </w:trPr>
        <w:tc>
          <w:tcPr>
            <w:tcW w:w="1230" w:type="dxa"/>
            <w:vMerge w:val="restart"/>
          </w:tcPr>
          <w:p w:rsidR="00E1268D" w:rsidRDefault="00E1268D" w:rsidP="00484BB1">
            <w:pPr>
              <w:jc w:val="center"/>
              <w:rPr>
                <w:sz w:val="21"/>
              </w:rPr>
            </w:pPr>
          </w:p>
          <w:p w:rsidR="00E1268D" w:rsidRPr="007F56A7" w:rsidRDefault="00E1268D" w:rsidP="00484BB1">
            <w:pPr>
              <w:jc w:val="center"/>
              <w:rPr>
                <w:sz w:val="21"/>
              </w:rPr>
            </w:pPr>
            <w:r w:rsidRPr="007F56A7">
              <w:rPr>
                <w:rFonts w:hint="eastAsia"/>
                <w:sz w:val="21"/>
              </w:rPr>
              <w:t>插件名称</w:t>
            </w:r>
          </w:p>
        </w:tc>
        <w:tc>
          <w:tcPr>
            <w:tcW w:w="5380" w:type="dxa"/>
            <w:gridSpan w:val="5"/>
          </w:tcPr>
          <w:p w:rsidR="00E1268D" w:rsidRPr="007F56A7" w:rsidRDefault="00E1268D" w:rsidP="00484BB1">
            <w:pPr>
              <w:jc w:val="center"/>
              <w:rPr>
                <w:sz w:val="21"/>
              </w:rPr>
            </w:pPr>
            <w:r w:rsidRPr="007F56A7">
              <w:rPr>
                <w:rFonts w:hint="eastAsia"/>
                <w:sz w:val="21"/>
              </w:rPr>
              <w:t>CPU</w:t>
            </w:r>
            <w:r w:rsidRPr="007F56A7">
              <w:rPr>
                <w:rFonts w:hint="eastAsia"/>
                <w:sz w:val="21"/>
              </w:rPr>
              <w:t>占用</w:t>
            </w:r>
          </w:p>
        </w:tc>
        <w:tc>
          <w:tcPr>
            <w:tcW w:w="1378" w:type="dxa"/>
            <w:vMerge w:val="restart"/>
          </w:tcPr>
          <w:p w:rsidR="00E1268D" w:rsidRDefault="00E1268D" w:rsidP="00484BB1">
            <w:pPr>
              <w:jc w:val="center"/>
              <w:rPr>
                <w:sz w:val="21"/>
              </w:rPr>
            </w:pPr>
          </w:p>
          <w:p w:rsidR="00E1268D" w:rsidRPr="007F56A7" w:rsidRDefault="00E1268D" w:rsidP="00484BB1">
            <w:pPr>
              <w:jc w:val="center"/>
              <w:rPr>
                <w:sz w:val="21"/>
              </w:rPr>
            </w:pPr>
            <w:r w:rsidRPr="007F56A7">
              <w:rPr>
                <w:rFonts w:hint="eastAsia"/>
                <w:sz w:val="21"/>
              </w:rPr>
              <w:t>内存占用</w:t>
            </w:r>
          </w:p>
        </w:tc>
      </w:tr>
      <w:tr w:rsidR="00E1268D" w:rsidTr="00A50A95">
        <w:trPr>
          <w:trHeight w:val="503"/>
          <w:jc w:val="center"/>
        </w:trPr>
        <w:tc>
          <w:tcPr>
            <w:tcW w:w="1230" w:type="dxa"/>
            <w:vMerge/>
          </w:tcPr>
          <w:p w:rsidR="00E1268D" w:rsidRPr="007F56A7" w:rsidRDefault="00E1268D" w:rsidP="00484BB1">
            <w:pPr>
              <w:jc w:val="center"/>
              <w:rPr>
                <w:sz w:val="21"/>
              </w:rPr>
            </w:pPr>
          </w:p>
        </w:tc>
        <w:tc>
          <w:tcPr>
            <w:tcW w:w="896" w:type="dxa"/>
          </w:tcPr>
          <w:p w:rsidR="00E1268D" w:rsidRPr="007F56A7" w:rsidRDefault="00E1268D" w:rsidP="00484BB1">
            <w:pPr>
              <w:jc w:val="center"/>
              <w:rPr>
                <w:sz w:val="21"/>
              </w:rPr>
            </w:pPr>
            <w:r>
              <w:rPr>
                <w:rFonts w:hint="eastAsia"/>
                <w:sz w:val="21"/>
              </w:rPr>
              <w:t>时间</w:t>
            </w:r>
          </w:p>
        </w:tc>
        <w:tc>
          <w:tcPr>
            <w:tcW w:w="1235" w:type="dxa"/>
          </w:tcPr>
          <w:p w:rsidR="00E1268D" w:rsidRPr="007F56A7" w:rsidRDefault="00E1268D" w:rsidP="00E1268D">
            <w:pPr>
              <w:jc w:val="center"/>
              <w:rPr>
                <w:sz w:val="21"/>
              </w:rPr>
            </w:pPr>
            <w:r>
              <w:rPr>
                <w:rFonts w:hint="eastAsia"/>
                <w:sz w:val="21"/>
              </w:rPr>
              <w:t>1min</w:t>
            </w:r>
          </w:p>
        </w:tc>
        <w:tc>
          <w:tcPr>
            <w:tcW w:w="1011" w:type="dxa"/>
          </w:tcPr>
          <w:p w:rsidR="00E1268D" w:rsidRPr="007F56A7" w:rsidRDefault="00E1268D" w:rsidP="00E1268D">
            <w:pPr>
              <w:jc w:val="center"/>
              <w:rPr>
                <w:sz w:val="21"/>
              </w:rPr>
            </w:pPr>
            <w:r>
              <w:rPr>
                <w:rFonts w:hint="eastAsia"/>
                <w:sz w:val="21"/>
              </w:rPr>
              <w:t>2.5min</w:t>
            </w:r>
          </w:p>
        </w:tc>
        <w:tc>
          <w:tcPr>
            <w:tcW w:w="1012" w:type="dxa"/>
          </w:tcPr>
          <w:p w:rsidR="00E1268D" w:rsidRPr="007F56A7" w:rsidRDefault="00E1268D" w:rsidP="00A50A95">
            <w:pPr>
              <w:jc w:val="center"/>
              <w:rPr>
                <w:sz w:val="21"/>
              </w:rPr>
            </w:pPr>
            <w:r>
              <w:rPr>
                <w:rFonts w:hint="eastAsia"/>
                <w:sz w:val="21"/>
              </w:rPr>
              <w:t>4</w:t>
            </w:r>
            <w:r w:rsidR="00A50A95">
              <w:rPr>
                <w:rFonts w:hint="eastAsia"/>
                <w:sz w:val="21"/>
              </w:rPr>
              <w:t>min</w:t>
            </w:r>
          </w:p>
        </w:tc>
        <w:tc>
          <w:tcPr>
            <w:tcW w:w="1226" w:type="dxa"/>
          </w:tcPr>
          <w:p w:rsidR="00E1268D" w:rsidRPr="007F56A7" w:rsidRDefault="00E1268D" w:rsidP="00A50A95">
            <w:pPr>
              <w:jc w:val="center"/>
              <w:rPr>
                <w:sz w:val="21"/>
              </w:rPr>
            </w:pPr>
            <w:r>
              <w:rPr>
                <w:rFonts w:hint="eastAsia"/>
                <w:sz w:val="21"/>
              </w:rPr>
              <w:t>6</w:t>
            </w:r>
            <w:r w:rsidR="00A50A95">
              <w:rPr>
                <w:rFonts w:hint="eastAsia"/>
                <w:sz w:val="21"/>
              </w:rPr>
              <w:t>min</w:t>
            </w:r>
          </w:p>
        </w:tc>
        <w:tc>
          <w:tcPr>
            <w:tcW w:w="1378" w:type="dxa"/>
            <w:vMerge/>
          </w:tcPr>
          <w:p w:rsidR="00E1268D" w:rsidRPr="007F56A7" w:rsidRDefault="00E1268D" w:rsidP="00484BB1">
            <w:pPr>
              <w:jc w:val="center"/>
              <w:rPr>
                <w:sz w:val="21"/>
              </w:rPr>
            </w:pPr>
          </w:p>
        </w:tc>
      </w:tr>
      <w:tr w:rsidR="00E1268D" w:rsidTr="00484BB1">
        <w:trPr>
          <w:trHeight w:val="489"/>
          <w:jc w:val="center"/>
        </w:trPr>
        <w:tc>
          <w:tcPr>
            <w:tcW w:w="1230" w:type="dxa"/>
          </w:tcPr>
          <w:p w:rsidR="00E1268D" w:rsidRPr="007F56A7" w:rsidRDefault="00E1268D" w:rsidP="00484BB1">
            <w:pPr>
              <w:jc w:val="center"/>
              <w:rPr>
                <w:sz w:val="21"/>
              </w:rPr>
            </w:pPr>
            <w:r w:rsidRPr="007F56A7">
              <w:rPr>
                <w:rFonts w:hint="eastAsia"/>
                <w:sz w:val="21"/>
              </w:rPr>
              <w:t>EasyMovie</w:t>
            </w:r>
          </w:p>
        </w:tc>
        <w:tc>
          <w:tcPr>
            <w:tcW w:w="896" w:type="dxa"/>
            <w:vMerge w:val="restart"/>
          </w:tcPr>
          <w:p w:rsidR="00E1268D" w:rsidRDefault="00E1268D" w:rsidP="00484BB1">
            <w:pPr>
              <w:rPr>
                <w:sz w:val="21"/>
              </w:rPr>
            </w:pPr>
          </w:p>
          <w:p w:rsidR="00E1268D" w:rsidRPr="007F56A7" w:rsidRDefault="00E1268D" w:rsidP="00484BB1">
            <w:pPr>
              <w:rPr>
                <w:sz w:val="21"/>
              </w:rPr>
            </w:pPr>
            <w:r>
              <w:rPr>
                <w:rFonts w:hint="eastAsia"/>
                <w:sz w:val="21"/>
              </w:rPr>
              <w:lastRenderedPageBreak/>
              <w:t>占用</w:t>
            </w:r>
          </w:p>
        </w:tc>
        <w:tc>
          <w:tcPr>
            <w:tcW w:w="1235" w:type="dxa"/>
          </w:tcPr>
          <w:p w:rsidR="00E1268D" w:rsidRPr="007F56A7" w:rsidRDefault="00E1268D" w:rsidP="00330D2F">
            <w:pPr>
              <w:jc w:val="center"/>
              <w:rPr>
                <w:sz w:val="21"/>
              </w:rPr>
            </w:pPr>
            <w:r>
              <w:rPr>
                <w:rFonts w:hint="eastAsia"/>
                <w:sz w:val="21"/>
              </w:rPr>
              <w:lastRenderedPageBreak/>
              <w:t>13.</w:t>
            </w:r>
            <w:r w:rsidR="00330D2F">
              <w:rPr>
                <w:rFonts w:hint="eastAsia"/>
                <w:sz w:val="21"/>
              </w:rPr>
              <w:t>1</w:t>
            </w:r>
            <w:r>
              <w:rPr>
                <w:rFonts w:hint="eastAsia"/>
                <w:sz w:val="21"/>
              </w:rPr>
              <w:t>ms</w:t>
            </w:r>
          </w:p>
        </w:tc>
        <w:tc>
          <w:tcPr>
            <w:tcW w:w="1011" w:type="dxa"/>
          </w:tcPr>
          <w:p w:rsidR="00E1268D" w:rsidRPr="007F56A7" w:rsidRDefault="00330D2F" w:rsidP="00484BB1">
            <w:pPr>
              <w:rPr>
                <w:sz w:val="21"/>
              </w:rPr>
            </w:pPr>
            <w:r>
              <w:rPr>
                <w:rFonts w:hint="eastAsia"/>
                <w:sz w:val="21"/>
              </w:rPr>
              <w:t>12.2</w:t>
            </w:r>
            <w:r w:rsidR="00E1268D">
              <w:rPr>
                <w:rFonts w:hint="eastAsia"/>
                <w:sz w:val="21"/>
              </w:rPr>
              <w:t>ms</w:t>
            </w:r>
          </w:p>
        </w:tc>
        <w:tc>
          <w:tcPr>
            <w:tcW w:w="1012" w:type="dxa"/>
          </w:tcPr>
          <w:p w:rsidR="00E1268D" w:rsidRPr="007F56A7" w:rsidRDefault="00E1268D" w:rsidP="00330D2F">
            <w:pPr>
              <w:rPr>
                <w:sz w:val="21"/>
              </w:rPr>
            </w:pPr>
            <w:r>
              <w:rPr>
                <w:rFonts w:hint="eastAsia"/>
                <w:sz w:val="21"/>
              </w:rPr>
              <w:t>1</w:t>
            </w:r>
            <w:r w:rsidR="00330D2F">
              <w:rPr>
                <w:rFonts w:hint="eastAsia"/>
                <w:sz w:val="21"/>
              </w:rPr>
              <w:t>3.9</w:t>
            </w:r>
            <w:r>
              <w:rPr>
                <w:rFonts w:hint="eastAsia"/>
                <w:sz w:val="21"/>
              </w:rPr>
              <w:t>ms</w:t>
            </w:r>
          </w:p>
        </w:tc>
        <w:tc>
          <w:tcPr>
            <w:tcW w:w="1226" w:type="dxa"/>
          </w:tcPr>
          <w:p w:rsidR="00E1268D" w:rsidRDefault="00343758" w:rsidP="00484BB1">
            <w:pPr>
              <w:rPr>
                <w:sz w:val="21"/>
              </w:rPr>
            </w:pPr>
            <w:r>
              <w:rPr>
                <w:rFonts w:hint="eastAsia"/>
                <w:sz w:val="21"/>
              </w:rPr>
              <w:t>10.5</w:t>
            </w:r>
            <w:r w:rsidR="00E1268D">
              <w:rPr>
                <w:rFonts w:hint="eastAsia"/>
                <w:sz w:val="21"/>
              </w:rPr>
              <w:t>ms</w:t>
            </w:r>
          </w:p>
        </w:tc>
        <w:tc>
          <w:tcPr>
            <w:tcW w:w="1378" w:type="dxa"/>
          </w:tcPr>
          <w:p w:rsidR="00E1268D" w:rsidRPr="007F56A7" w:rsidRDefault="00A50A95" w:rsidP="00484BB1">
            <w:pPr>
              <w:jc w:val="center"/>
              <w:rPr>
                <w:sz w:val="21"/>
              </w:rPr>
            </w:pPr>
            <w:r>
              <w:rPr>
                <w:rFonts w:hint="eastAsia"/>
                <w:sz w:val="21"/>
              </w:rPr>
              <w:t>200.5</w:t>
            </w:r>
            <w:r w:rsidR="00E1268D">
              <w:rPr>
                <w:rFonts w:hint="eastAsia"/>
                <w:sz w:val="21"/>
              </w:rPr>
              <w:t>MB</w:t>
            </w:r>
          </w:p>
        </w:tc>
      </w:tr>
      <w:tr w:rsidR="00E1268D" w:rsidTr="00484BB1">
        <w:trPr>
          <w:trHeight w:val="411"/>
          <w:jc w:val="center"/>
        </w:trPr>
        <w:tc>
          <w:tcPr>
            <w:tcW w:w="1230" w:type="dxa"/>
          </w:tcPr>
          <w:p w:rsidR="00E1268D" w:rsidRPr="007F56A7" w:rsidRDefault="00E1268D" w:rsidP="00484BB1">
            <w:pPr>
              <w:rPr>
                <w:sz w:val="21"/>
              </w:rPr>
            </w:pPr>
            <w:r w:rsidRPr="007F56A7">
              <w:rPr>
                <w:rFonts w:hint="eastAsia"/>
                <w:sz w:val="21"/>
              </w:rPr>
              <w:t>AVProVideo</w:t>
            </w:r>
          </w:p>
        </w:tc>
        <w:tc>
          <w:tcPr>
            <w:tcW w:w="896" w:type="dxa"/>
            <w:vMerge/>
          </w:tcPr>
          <w:p w:rsidR="00E1268D" w:rsidRPr="007F56A7" w:rsidRDefault="00E1268D" w:rsidP="00484BB1">
            <w:pPr>
              <w:rPr>
                <w:sz w:val="21"/>
              </w:rPr>
            </w:pPr>
          </w:p>
        </w:tc>
        <w:tc>
          <w:tcPr>
            <w:tcW w:w="1235" w:type="dxa"/>
          </w:tcPr>
          <w:p w:rsidR="00E1268D" w:rsidRPr="007F56A7" w:rsidRDefault="00E1268D" w:rsidP="00330D2F">
            <w:pPr>
              <w:jc w:val="center"/>
              <w:rPr>
                <w:sz w:val="21"/>
              </w:rPr>
            </w:pPr>
            <w:r>
              <w:rPr>
                <w:rFonts w:hint="eastAsia"/>
                <w:sz w:val="21"/>
              </w:rPr>
              <w:t>1</w:t>
            </w:r>
            <w:r w:rsidR="00330D2F">
              <w:rPr>
                <w:rFonts w:hint="eastAsia"/>
                <w:sz w:val="21"/>
              </w:rPr>
              <w:t>0</w:t>
            </w:r>
            <w:r>
              <w:rPr>
                <w:rFonts w:hint="eastAsia"/>
                <w:sz w:val="21"/>
              </w:rPr>
              <w:t>.</w:t>
            </w:r>
            <w:r w:rsidR="00330D2F">
              <w:rPr>
                <w:rFonts w:hint="eastAsia"/>
                <w:sz w:val="21"/>
              </w:rPr>
              <w:t>3</w:t>
            </w:r>
            <w:r>
              <w:rPr>
                <w:rFonts w:hint="eastAsia"/>
                <w:sz w:val="21"/>
              </w:rPr>
              <w:t>ms</w:t>
            </w:r>
          </w:p>
        </w:tc>
        <w:tc>
          <w:tcPr>
            <w:tcW w:w="1011" w:type="dxa"/>
          </w:tcPr>
          <w:p w:rsidR="00E1268D" w:rsidRPr="007F56A7" w:rsidRDefault="00330D2F" w:rsidP="00484BB1">
            <w:pPr>
              <w:rPr>
                <w:sz w:val="21"/>
              </w:rPr>
            </w:pPr>
            <w:r>
              <w:rPr>
                <w:rFonts w:hint="eastAsia"/>
                <w:sz w:val="21"/>
              </w:rPr>
              <w:t>12.4</w:t>
            </w:r>
            <w:r w:rsidR="00E1268D">
              <w:rPr>
                <w:rFonts w:hint="eastAsia"/>
                <w:sz w:val="21"/>
              </w:rPr>
              <w:t>ms</w:t>
            </w:r>
          </w:p>
        </w:tc>
        <w:tc>
          <w:tcPr>
            <w:tcW w:w="1012" w:type="dxa"/>
          </w:tcPr>
          <w:p w:rsidR="00E1268D" w:rsidRPr="007F56A7" w:rsidRDefault="00E1268D" w:rsidP="00330D2F">
            <w:pPr>
              <w:rPr>
                <w:sz w:val="21"/>
              </w:rPr>
            </w:pPr>
            <w:r>
              <w:rPr>
                <w:rFonts w:hint="eastAsia"/>
                <w:sz w:val="21"/>
              </w:rPr>
              <w:t>1</w:t>
            </w:r>
            <w:r w:rsidR="00330D2F">
              <w:rPr>
                <w:rFonts w:hint="eastAsia"/>
                <w:sz w:val="21"/>
              </w:rPr>
              <w:t>1.6</w:t>
            </w:r>
            <w:r>
              <w:rPr>
                <w:rFonts w:hint="eastAsia"/>
                <w:sz w:val="21"/>
              </w:rPr>
              <w:t>ms</w:t>
            </w:r>
          </w:p>
        </w:tc>
        <w:tc>
          <w:tcPr>
            <w:tcW w:w="1226" w:type="dxa"/>
          </w:tcPr>
          <w:p w:rsidR="00E1268D" w:rsidRDefault="00E1268D" w:rsidP="00343758">
            <w:pPr>
              <w:rPr>
                <w:sz w:val="21"/>
              </w:rPr>
            </w:pPr>
            <w:r>
              <w:rPr>
                <w:rFonts w:hint="eastAsia"/>
                <w:sz w:val="21"/>
              </w:rPr>
              <w:t>12.</w:t>
            </w:r>
            <w:r w:rsidR="00343758">
              <w:rPr>
                <w:rFonts w:hint="eastAsia"/>
                <w:sz w:val="21"/>
              </w:rPr>
              <w:t>7</w:t>
            </w:r>
            <w:r>
              <w:rPr>
                <w:rFonts w:hint="eastAsia"/>
                <w:sz w:val="21"/>
              </w:rPr>
              <w:t>ms</w:t>
            </w:r>
          </w:p>
        </w:tc>
        <w:tc>
          <w:tcPr>
            <w:tcW w:w="1378" w:type="dxa"/>
          </w:tcPr>
          <w:p w:rsidR="00E1268D" w:rsidRPr="007F56A7" w:rsidRDefault="00A50A95" w:rsidP="00A50A95">
            <w:pPr>
              <w:jc w:val="center"/>
              <w:rPr>
                <w:sz w:val="21"/>
              </w:rPr>
            </w:pPr>
            <w:r>
              <w:rPr>
                <w:rFonts w:hint="eastAsia"/>
                <w:sz w:val="21"/>
              </w:rPr>
              <w:t>79.4</w:t>
            </w:r>
            <w:r w:rsidR="00E1268D">
              <w:rPr>
                <w:rFonts w:hint="eastAsia"/>
                <w:sz w:val="21"/>
              </w:rPr>
              <w:t>MB</w:t>
            </w:r>
          </w:p>
        </w:tc>
      </w:tr>
    </w:tbl>
    <w:p w:rsidR="004854BB" w:rsidRDefault="004854BB" w:rsidP="004854BB">
      <w:r>
        <w:rPr>
          <w:rFonts w:hint="eastAsia"/>
        </w:rPr>
        <w:lastRenderedPageBreak/>
        <w:t>E</w:t>
      </w:r>
      <w:r w:rsidRPr="004854BB">
        <w:rPr>
          <w:rFonts w:hint="eastAsia"/>
        </w:rPr>
        <w:t>asyMovie</w:t>
      </w:r>
      <w:r w:rsidRPr="004854BB">
        <w:rPr>
          <w:rFonts w:hint="eastAsia"/>
        </w:rPr>
        <w:t>插件播放</w:t>
      </w:r>
      <w:r w:rsidR="001E28A5">
        <w:rPr>
          <w:rFonts w:hint="eastAsia"/>
        </w:rPr>
        <w:t>视频流</w:t>
      </w:r>
      <w:r w:rsidRPr="004854BB">
        <w:rPr>
          <w:rFonts w:hint="eastAsia"/>
        </w:rPr>
        <w:t>的</w:t>
      </w:r>
      <w:r w:rsidRPr="004854BB">
        <w:rPr>
          <w:rFonts w:hint="eastAsia"/>
        </w:rPr>
        <w:t>Profiler</w:t>
      </w:r>
      <w:r w:rsidRPr="004854BB">
        <w:rPr>
          <w:rFonts w:hint="eastAsia"/>
        </w:rPr>
        <w:t>界面</w:t>
      </w:r>
      <w:r w:rsidRPr="004854BB">
        <w:rPr>
          <w:rFonts w:hint="eastAsia"/>
        </w:rPr>
        <w:t>CPU</w:t>
      </w:r>
      <w:r w:rsidRPr="004854BB">
        <w:rPr>
          <w:rFonts w:hint="eastAsia"/>
        </w:rPr>
        <w:t>图</w:t>
      </w:r>
      <w:r w:rsidR="00A61DEB">
        <w:rPr>
          <w:rFonts w:hint="eastAsia"/>
        </w:rPr>
        <w:t>8</w:t>
      </w:r>
      <w:r w:rsidRPr="004854BB">
        <w:rPr>
          <w:rFonts w:hint="eastAsia"/>
        </w:rPr>
        <w:t>，内存图</w:t>
      </w:r>
      <w:r w:rsidR="00A61DEB">
        <w:rPr>
          <w:rFonts w:hint="eastAsia"/>
        </w:rPr>
        <w:t>9</w:t>
      </w:r>
    </w:p>
    <w:p w:rsidR="00E61F89" w:rsidRDefault="00E61F89" w:rsidP="004854BB">
      <w:r>
        <w:rPr>
          <w:noProof/>
        </w:rPr>
        <w:drawing>
          <wp:inline distT="0" distB="0" distL="0" distR="0" wp14:anchorId="405B2DDF" wp14:editId="04FB9BC2">
            <wp:extent cx="5274310" cy="2894156"/>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894156"/>
                    </a:xfrm>
                    <a:prstGeom prst="rect">
                      <a:avLst/>
                    </a:prstGeom>
                  </pic:spPr>
                </pic:pic>
              </a:graphicData>
            </a:graphic>
          </wp:inline>
        </w:drawing>
      </w:r>
    </w:p>
    <w:p w:rsidR="00E61F89" w:rsidRDefault="00E61F89" w:rsidP="00E61F89">
      <w:pPr>
        <w:ind w:firstLine="360"/>
        <w:jc w:val="center"/>
        <w:rPr>
          <w:sz w:val="21"/>
        </w:rPr>
      </w:pPr>
      <w:r w:rsidRPr="0024718C">
        <w:rPr>
          <w:rFonts w:hint="eastAsia"/>
          <w:sz w:val="21"/>
        </w:rPr>
        <w:t>图</w:t>
      </w:r>
      <w:r w:rsidR="00A61DEB">
        <w:rPr>
          <w:rFonts w:hint="eastAsia"/>
          <w:sz w:val="21"/>
        </w:rPr>
        <w:t>8</w:t>
      </w:r>
      <w:r>
        <w:rPr>
          <w:rFonts w:hint="eastAsia"/>
          <w:sz w:val="21"/>
        </w:rPr>
        <w:t xml:space="preserve"> </w:t>
      </w:r>
      <w:r w:rsidRPr="00D24516">
        <w:rPr>
          <w:sz w:val="21"/>
        </w:rPr>
        <w:t>EasyMovie</w:t>
      </w:r>
      <w:r>
        <w:rPr>
          <w:rFonts w:hint="eastAsia"/>
          <w:sz w:val="21"/>
        </w:rPr>
        <w:t xml:space="preserve"> </w:t>
      </w:r>
      <w:r w:rsidRPr="0024718C">
        <w:rPr>
          <w:rFonts w:hint="eastAsia"/>
          <w:sz w:val="21"/>
        </w:rPr>
        <w:t>CPU</w:t>
      </w:r>
      <w:r w:rsidRPr="0024718C">
        <w:rPr>
          <w:rFonts w:hint="eastAsia"/>
          <w:sz w:val="21"/>
        </w:rPr>
        <w:t>占用</w:t>
      </w:r>
    </w:p>
    <w:p w:rsidR="00E61F89" w:rsidRDefault="00E61F89" w:rsidP="00E61F89">
      <w:pPr>
        <w:ind w:firstLine="360"/>
        <w:jc w:val="center"/>
        <w:rPr>
          <w:sz w:val="21"/>
        </w:rPr>
      </w:pPr>
      <w:r>
        <w:rPr>
          <w:noProof/>
        </w:rPr>
        <w:drawing>
          <wp:inline distT="0" distB="0" distL="0" distR="0" wp14:anchorId="4393097D" wp14:editId="7ADFDA19">
            <wp:extent cx="5274310" cy="323967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239672"/>
                    </a:xfrm>
                    <a:prstGeom prst="rect">
                      <a:avLst/>
                    </a:prstGeom>
                  </pic:spPr>
                </pic:pic>
              </a:graphicData>
            </a:graphic>
          </wp:inline>
        </w:drawing>
      </w:r>
    </w:p>
    <w:p w:rsidR="00E61F89" w:rsidRDefault="00E61F89" w:rsidP="00E61F89">
      <w:pPr>
        <w:ind w:firstLine="360"/>
        <w:jc w:val="center"/>
        <w:rPr>
          <w:sz w:val="21"/>
        </w:rPr>
      </w:pPr>
      <w:r w:rsidRPr="00E61F89">
        <w:rPr>
          <w:rFonts w:hint="eastAsia"/>
          <w:sz w:val="21"/>
        </w:rPr>
        <w:t>图</w:t>
      </w:r>
      <w:r w:rsidR="00A61DEB">
        <w:rPr>
          <w:rFonts w:hint="eastAsia"/>
          <w:sz w:val="21"/>
        </w:rPr>
        <w:t>9</w:t>
      </w:r>
      <w:r w:rsidRPr="00E61F89">
        <w:rPr>
          <w:rFonts w:hint="eastAsia"/>
          <w:sz w:val="21"/>
        </w:rPr>
        <w:t xml:space="preserve"> EasyMovie </w:t>
      </w:r>
      <w:r w:rsidRPr="00E61F89">
        <w:rPr>
          <w:rFonts w:hint="eastAsia"/>
          <w:sz w:val="21"/>
        </w:rPr>
        <w:t>内存占用（共</w:t>
      </w:r>
      <w:r>
        <w:rPr>
          <w:rFonts w:hint="eastAsia"/>
          <w:sz w:val="21"/>
        </w:rPr>
        <w:t>200.5</w:t>
      </w:r>
      <w:r w:rsidRPr="00E61F89">
        <w:rPr>
          <w:rFonts w:hint="eastAsia"/>
          <w:sz w:val="21"/>
        </w:rPr>
        <w:t>MB</w:t>
      </w:r>
      <w:r w:rsidRPr="00E61F89">
        <w:rPr>
          <w:rFonts w:hint="eastAsia"/>
          <w:sz w:val="21"/>
        </w:rPr>
        <w:t>）</w:t>
      </w:r>
    </w:p>
    <w:p w:rsidR="006326FF" w:rsidRPr="006326FF" w:rsidRDefault="006326FF" w:rsidP="006326FF">
      <w:r w:rsidRPr="0024718C">
        <w:rPr>
          <w:rFonts w:hint="eastAsia"/>
        </w:rPr>
        <w:t>AVProVideo</w:t>
      </w:r>
      <w:r>
        <w:rPr>
          <w:rFonts w:hint="eastAsia"/>
        </w:rPr>
        <w:t>插件播放</w:t>
      </w:r>
      <w:r w:rsidR="001E28A5">
        <w:rPr>
          <w:rFonts w:hint="eastAsia"/>
        </w:rPr>
        <w:t>视频流</w:t>
      </w:r>
      <w:r>
        <w:rPr>
          <w:rFonts w:hint="eastAsia"/>
        </w:rPr>
        <w:t>的</w:t>
      </w:r>
      <w:r w:rsidRPr="0024718C">
        <w:rPr>
          <w:rFonts w:hint="eastAsia"/>
        </w:rPr>
        <w:t>Profiler</w:t>
      </w:r>
      <w:r w:rsidRPr="0024718C">
        <w:rPr>
          <w:rFonts w:hint="eastAsia"/>
        </w:rPr>
        <w:t>界面</w:t>
      </w:r>
      <w:r>
        <w:rPr>
          <w:rFonts w:hint="eastAsia"/>
        </w:rPr>
        <w:t>CPU</w:t>
      </w:r>
      <w:r>
        <w:rPr>
          <w:rFonts w:hint="eastAsia"/>
        </w:rPr>
        <w:t>图</w:t>
      </w:r>
      <w:r>
        <w:rPr>
          <w:rFonts w:hint="eastAsia"/>
        </w:rPr>
        <w:t>10</w:t>
      </w:r>
      <w:r>
        <w:rPr>
          <w:rFonts w:hint="eastAsia"/>
        </w:rPr>
        <w:t>，内存图</w:t>
      </w:r>
      <w:r>
        <w:rPr>
          <w:rFonts w:hint="eastAsia"/>
        </w:rPr>
        <w:t>11</w:t>
      </w:r>
    </w:p>
    <w:p w:rsidR="00A61DEB" w:rsidRDefault="00A61DEB" w:rsidP="00E61F89">
      <w:pPr>
        <w:ind w:firstLine="360"/>
        <w:jc w:val="center"/>
        <w:rPr>
          <w:sz w:val="21"/>
        </w:rPr>
      </w:pPr>
      <w:r>
        <w:rPr>
          <w:noProof/>
        </w:rPr>
        <w:lastRenderedPageBreak/>
        <w:drawing>
          <wp:inline distT="0" distB="0" distL="0" distR="0" wp14:anchorId="78BEDB2D" wp14:editId="4CEB5558">
            <wp:extent cx="5274310" cy="2894156"/>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894156"/>
                    </a:xfrm>
                    <a:prstGeom prst="rect">
                      <a:avLst/>
                    </a:prstGeom>
                  </pic:spPr>
                </pic:pic>
              </a:graphicData>
            </a:graphic>
          </wp:inline>
        </w:drawing>
      </w:r>
    </w:p>
    <w:p w:rsidR="00A61DEB" w:rsidRDefault="00A61DEB" w:rsidP="00A61DEB">
      <w:pPr>
        <w:ind w:firstLine="360"/>
        <w:jc w:val="center"/>
        <w:rPr>
          <w:sz w:val="21"/>
        </w:rPr>
      </w:pPr>
      <w:r w:rsidRPr="0024718C">
        <w:rPr>
          <w:rFonts w:hint="eastAsia"/>
          <w:sz w:val="21"/>
        </w:rPr>
        <w:t>图</w:t>
      </w:r>
      <w:r>
        <w:rPr>
          <w:rFonts w:hint="eastAsia"/>
          <w:sz w:val="21"/>
        </w:rPr>
        <w:t xml:space="preserve">10 </w:t>
      </w:r>
      <w:r w:rsidRPr="0024718C">
        <w:rPr>
          <w:sz w:val="21"/>
        </w:rPr>
        <w:t>AVProVideo</w:t>
      </w:r>
      <w:r w:rsidRPr="0024718C">
        <w:rPr>
          <w:rFonts w:hint="eastAsia"/>
          <w:sz w:val="21"/>
        </w:rPr>
        <w:t xml:space="preserve"> CPU</w:t>
      </w:r>
      <w:r w:rsidRPr="0024718C">
        <w:rPr>
          <w:rFonts w:hint="eastAsia"/>
          <w:sz w:val="21"/>
        </w:rPr>
        <w:t>占用</w:t>
      </w:r>
    </w:p>
    <w:p w:rsidR="00A61DEB" w:rsidRDefault="00A61DEB" w:rsidP="00E61F89">
      <w:pPr>
        <w:ind w:firstLine="360"/>
        <w:jc w:val="center"/>
        <w:rPr>
          <w:sz w:val="21"/>
        </w:rPr>
      </w:pPr>
      <w:r>
        <w:rPr>
          <w:noProof/>
        </w:rPr>
        <w:drawing>
          <wp:inline distT="0" distB="0" distL="0" distR="0" wp14:anchorId="7B35DE84" wp14:editId="5CA66E14">
            <wp:extent cx="5274310" cy="323967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239672"/>
                    </a:xfrm>
                    <a:prstGeom prst="rect">
                      <a:avLst/>
                    </a:prstGeom>
                  </pic:spPr>
                </pic:pic>
              </a:graphicData>
            </a:graphic>
          </wp:inline>
        </w:drawing>
      </w:r>
    </w:p>
    <w:p w:rsidR="00A61DEB" w:rsidRDefault="00A61DEB" w:rsidP="00A61DEB">
      <w:pPr>
        <w:ind w:firstLine="360"/>
        <w:jc w:val="center"/>
        <w:rPr>
          <w:sz w:val="21"/>
        </w:rPr>
      </w:pPr>
      <w:r w:rsidRPr="0024718C">
        <w:rPr>
          <w:rFonts w:hint="eastAsia"/>
          <w:sz w:val="21"/>
        </w:rPr>
        <w:t>图</w:t>
      </w:r>
      <w:r>
        <w:rPr>
          <w:rFonts w:hint="eastAsia"/>
          <w:sz w:val="21"/>
        </w:rPr>
        <w:t xml:space="preserve">11 </w:t>
      </w:r>
      <w:r w:rsidRPr="0024718C">
        <w:rPr>
          <w:sz w:val="21"/>
        </w:rPr>
        <w:t>AVProVideo</w:t>
      </w:r>
      <w:r w:rsidRPr="0024718C">
        <w:rPr>
          <w:rFonts w:hint="eastAsia"/>
          <w:sz w:val="21"/>
        </w:rPr>
        <w:t xml:space="preserve"> </w:t>
      </w:r>
      <w:r>
        <w:rPr>
          <w:rFonts w:hint="eastAsia"/>
          <w:sz w:val="21"/>
        </w:rPr>
        <w:t>内存</w:t>
      </w:r>
      <w:r w:rsidRPr="0024718C">
        <w:rPr>
          <w:rFonts w:hint="eastAsia"/>
          <w:sz w:val="21"/>
        </w:rPr>
        <w:t>占用</w:t>
      </w:r>
      <w:r>
        <w:rPr>
          <w:rFonts w:hint="eastAsia"/>
          <w:sz w:val="21"/>
        </w:rPr>
        <w:t>（共</w:t>
      </w:r>
      <w:r>
        <w:rPr>
          <w:rFonts w:hint="eastAsia"/>
          <w:sz w:val="21"/>
        </w:rPr>
        <w:t>79.4MB</w:t>
      </w:r>
      <w:r>
        <w:rPr>
          <w:rFonts w:hint="eastAsia"/>
          <w:sz w:val="21"/>
        </w:rPr>
        <w:t>）</w:t>
      </w:r>
    </w:p>
    <w:p w:rsidR="00A61DEB" w:rsidRDefault="00BE484D" w:rsidP="00BE484D">
      <w:pPr>
        <w:pStyle w:val="1"/>
        <w:numPr>
          <w:ilvl w:val="0"/>
          <w:numId w:val="1"/>
        </w:numPr>
      </w:pPr>
      <w:bookmarkStart w:id="252" w:name="_Toc499630821"/>
      <w:bookmarkStart w:id="253" w:name="_Toc499631018"/>
      <w:r>
        <w:rPr>
          <w:rFonts w:hint="eastAsia"/>
        </w:rPr>
        <w:t>Android</w:t>
      </w:r>
      <w:r>
        <w:rPr>
          <w:rFonts w:hint="eastAsia"/>
        </w:rPr>
        <w:t>端两种插件对比分析</w:t>
      </w:r>
      <w:bookmarkEnd w:id="252"/>
      <w:bookmarkEnd w:id="253"/>
    </w:p>
    <w:p w:rsidR="003848F3" w:rsidRPr="003848F3" w:rsidRDefault="003848F3" w:rsidP="003848F3">
      <w:pPr>
        <w:ind w:firstLine="360"/>
      </w:pPr>
      <w:r>
        <w:rPr>
          <w:rFonts w:hint="eastAsia"/>
        </w:rPr>
        <w:t>支持的视频格式以及视频的自适应都与</w:t>
      </w:r>
      <w:r>
        <w:rPr>
          <w:rFonts w:hint="eastAsia"/>
        </w:rPr>
        <w:t>Unity Editor</w:t>
      </w:r>
      <w:r>
        <w:rPr>
          <w:rFonts w:hint="eastAsia"/>
        </w:rPr>
        <w:t>模式下</w:t>
      </w:r>
      <w:del w:id="254" w:author="薛飞跃" w:date="2017-11-28T11:41:00Z">
        <w:r w:rsidDel="0066058C">
          <w:rPr>
            <w:rFonts w:hint="eastAsia"/>
          </w:rPr>
          <w:delText>一样</w:delText>
        </w:r>
      </w:del>
      <w:ins w:id="255" w:author="薛飞跃" w:date="2017-11-28T11:41:00Z">
        <w:r w:rsidR="0066058C">
          <w:rPr>
            <w:rFonts w:hint="eastAsia"/>
          </w:rPr>
          <w:t>一致</w:t>
        </w:r>
      </w:ins>
      <w:r>
        <w:rPr>
          <w:rFonts w:hint="eastAsia"/>
        </w:rPr>
        <w:t>。</w:t>
      </w:r>
    </w:p>
    <w:p w:rsidR="00BE484D" w:rsidRDefault="00BE484D" w:rsidP="00BE484D">
      <w:pPr>
        <w:pStyle w:val="2"/>
        <w:numPr>
          <w:ilvl w:val="0"/>
          <w:numId w:val="6"/>
        </w:numPr>
      </w:pPr>
      <w:bookmarkStart w:id="256" w:name="_Toc499630822"/>
      <w:bookmarkStart w:id="257" w:name="_Toc499631019"/>
      <w:r>
        <w:rPr>
          <w:rFonts w:hint="eastAsia"/>
        </w:rPr>
        <w:t>播放本地视频</w:t>
      </w:r>
      <w:r w:rsidRPr="0024718C">
        <w:rPr>
          <w:rFonts w:hint="eastAsia"/>
        </w:rPr>
        <w:t>CPU</w:t>
      </w:r>
      <w:r>
        <w:rPr>
          <w:rFonts w:hint="eastAsia"/>
        </w:rPr>
        <w:t>和内存</w:t>
      </w:r>
      <w:r w:rsidRPr="0024718C">
        <w:rPr>
          <w:rFonts w:hint="eastAsia"/>
        </w:rPr>
        <w:t>占用</w:t>
      </w:r>
      <w:bookmarkEnd w:id="256"/>
      <w:bookmarkEnd w:id="257"/>
    </w:p>
    <w:tbl>
      <w:tblPr>
        <w:tblStyle w:val="aa"/>
        <w:tblW w:w="0" w:type="auto"/>
        <w:jc w:val="center"/>
        <w:tblInd w:w="534" w:type="dxa"/>
        <w:tblLook w:val="04A0" w:firstRow="1" w:lastRow="0" w:firstColumn="1" w:lastColumn="0" w:noHBand="0" w:noVBand="1"/>
      </w:tblPr>
      <w:tblGrid>
        <w:gridCol w:w="1230"/>
        <w:gridCol w:w="896"/>
        <w:gridCol w:w="1235"/>
        <w:gridCol w:w="1011"/>
        <w:gridCol w:w="1012"/>
        <w:gridCol w:w="1226"/>
        <w:gridCol w:w="1378"/>
      </w:tblGrid>
      <w:tr w:rsidR="002D44C4" w:rsidTr="00484BB1">
        <w:trPr>
          <w:jc w:val="center"/>
        </w:trPr>
        <w:tc>
          <w:tcPr>
            <w:tcW w:w="1230" w:type="dxa"/>
            <w:vMerge w:val="restart"/>
          </w:tcPr>
          <w:p w:rsidR="002D44C4" w:rsidRDefault="002D44C4" w:rsidP="00484BB1">
            <w:pPr>
              <w:jc w:val="center"/>
              <w:rPr>
                <w:sz w:val="21"/>
              </w:rPr>
            </w:pPr>
          </w:p>
          <w:p w:rsidR="002D44C4" w:rsidRPr="007F56A7" w:rsidRDefault="002D44C4" w:rsidP="00484BB1">
            <w:pPr>
              <w:jc w:val="center"/>
              <w:rPr>
                <w:sz w:val="21"/>
              </w:rPr>
            </w:pPr>
            <w:r w:rsidRPr="007F56A7">
              <w:rPr>
                <w:rFonts w:hint="eastAsia"/>
                <w:sz w:val="21"/>
              </w:rPr>
              <w:t>插件名称</w:t>
            </w:r>
          </w:p>
        </w:tc>
        <w:tc>
          <w:tcPr>
            <w:tcW w:w="5380" w:type="dxa"/>
            <w:gridSpan w:val="5"/>
          </w:tcPr>
          <w:p w:rsidR="002D44C4" w:rsidRPr="007F56A7" w:rsidRDefault="002D44C4" w:rsidP="00484BB1">
            <w:pPr>
              <w:jc w:val="center"/>
              <w:rPr>
                <w:sz w:val="21"/>
              </w:rPr>
            </w:pPr>
            <w:r w:rsidRPr="007F56A7">
              <w:rPr>
                <w:rFonts w:hint="eastAsia"/>
                <w:sz w:val="21"/>
              </w:rPr>
              <w:t>CPU</w:t>
            </w:r>
            <w:r w:rsidRPr="007F56A7">
              <w:rPr>
                <w:rFonts w:hint="eastAsia"/>
                <w:sz w:val="21"/>
              </w:rPr>
              <w:t>占用</w:t>
            </w:r>
          </w:p>
        </w:tc>
        <w:tc>
          <w:tcPr>
            <w:tcW w:w="1378" w:type="dxa"/>
            <w:vMerge w:val="restart"/>
          </w:tcPr>
          <w:p w:rsidR="002D44C4" w:rsidRDefault="002D44C4" w:rsidP="00484BB1">
            <w:pPr>
              <w:jc w:val="center"/>
              <w:rPr>
                <w:sz w:val="21"/>
              </w:rPr>
            </w:pPr>
          </w:p>
          <w:p w:rsidR="002D44C4" w:rsidRPr="007F56A7" w:rsidRDefault="002D44C4" w:rsidP="00484BB1">
            <w:pPr>
              <w:jc w:val="center"/>
              <w:rPr>
                <w:sz w:val="21"/>
              </w:rPr>
            </w:pPr>
            <w:r w:rsidRPr="007F56A7">
              <w:rPr>
                <w:rFonts w:hint="eastAsia"/>
                <w:sz w:val="21"/>
              </w:rPr>
              <w:t>内存占用</w:t>
            </w:r>
          </w:p>
        </w:tc>
      </w:tr>
      <w:tr w:rsidR="002D44C4" w:rsidTr="00484BB1">
        <w:trPr>
          <w:trHeight w:val="409"/>
          <w:jc w:val="center"/>
        </w:trPr>
        <w:tc>
          <w:tcPr>
            <w:tcW w:w="1230" w:type="dxa"/>
            <w:vMerge/>
          </w:tcPr>
          <w:p w:rsidR="002D44C4" w:rsidRPr="007F56A7" w:rsidRDefault="002D44C4" w:rsidP="00484BB1">
            <w:pPr>
              <w:jc w:val="center"/>
              <w:rPr>
                <w:sz w:val="21"/>
              </w:rPr>
            </w:pPr>
          </w:p>
        </w:tc>
        <w:tc>
          <w:tcPr>
            <w:tcW w:w="896" w:type="dxa"/>
          </w:tcPr>
          <w:p w:rsidR="002D44C4" w:rsidRPr="007F56A7" w:rsidRDefault="002D44C4" w:rsidP="00484BB1">
            <w:pPr>
              <w:jc w:val="center"/>
              <w:rPr>
                <w:sz w:val="21"/>
              </w:rPr>
            </w:pPr>
            <w:r>
              <w:rPr>
                <w:rFonts w:hint="eastAsia"/>
                <w:sz w:val="21"/>
              </w:rPr>
              <w:t>时间</w:t>
            </w:r>
          </w:p>
        </w:tc>
        <w:tc>
          <w:tcPr>
            <w:tcW w:w="1235" w:type="dxa"/>
          </w:tcPr>
          <w:p w:rsidR="002D44C4" w:rsidRPr="007F56A7" w:rsidRDefault="002D44C4" w:rsidP="00484BB1">
            <w:pPr>
              <w:jc w:val="center"/>
              <w:rPr>
                <w:sz w:val="21"/>
              </w:rPr>
            </w:pPr>
            <w:r>
              <w:rPr>
                <w:rFonts w:hint="eastAsia"/>
                <w:sz w:val="21"/>
              </w:rPr>
              <w:t>10s</w:t>
            </w:r>
          </w:p>
        </w:tc>
        <w:tc>
          <w:tcPr>
            <w:tcW w:w="1011" w:type="dxa"/>
          </w:tcPr>
          <w:p w:rsidR="002D44C4" w:rsidRPr="007F56A7" w:rsidRDefault="002D44C4" w:rsidP="00484BB1">
            <w:pPr>
              <w:jc w:val="center"/>
              <w:rPr>
                <w:sz w:val="21"/>
              </w:rPr>
            </w:pPr>
            <w:r>
              <w:rPr>
                <w:rFonts w:hint="eastAsia"/>
                <w:sz w:val="21"/>
              </w:rPr>
              <w:t>25s</w:t>
            </w:r>
          </w:p>
        </w:tc>
        <w:tc>
          <w:tcPr>
            <w:tcW w:w="1012" w:type="dxa"/>
          </w:tcPr>
          <w:p w:rsidR="002D44C4" w:rsidRPr="007F56A7" w:rsidRDefault="002D44C4" w:rsidP="00484BB1">
            <w:pPr>
              <w:jc w:val="center"/>
              <w:rPr>
                <w:sz w:val="21"/>
              </w:rPr>
            </w:pPr>
            <w:r>
              <w:rPr>
                <w:rFonts w:hint="eastAsia"/>
                <w:sz w:val="21"/>
              </w:rPr>
              <w:t>40s</w:t>
            </w:r>
          </w:p>
        </w:tc>
        <w:tc>
          <w:tcPr>
            <w:tcW w:w="1226" w:type="dxa"/>
          </w:tcPr>
          <w:p w:rsidR="002D44C4" w:rsidRPr="007F56A7" w:rsidRDefault="002D44C4" w:rsidP="00484BB1">
            <w:pPr>
              <w:jc w:val="center"/>
              <w:rPr>
                <w:sz w:val="21"/>
              </w:rPr>
            </w:pPr>
            <w:r>
              <w:rPr>
                <w:rFonts w:hint="eastAsia"/>
                <w:sz w:val="21"/>
              </w:rPr>
              <w:t>60s</w:t>
            </w:r>
          </w:p>
        </w:tc>
        <w:tc>
          <w:tcPr>
            <w:tcW w:w="1378" w:type="dxa"/>
            <w:vMerge/>
          </w:tcPr>
          <w:p w:rsidR="002D44C4" w:rsidRPr="007F56A7" w:rsidRDefault="002D44C4" w:rsidP="00484BB1">
            <w:pPr>
              <w:jc w:val="center"/>
              <w:rPr>
                <w:sz w:val="21"/>
              </w:rPr>
            </w:pPr>
          </w:p>
        </w:tc>
      </w:tr>
      <w:tr w:rsidR="002D44C4" w:rsidTr="00484BB1">
        <w:trPr>
          <w:trHeight w:val="489"/>
          <w:jc w:val="center"/>
        </w:trPr>
        <w:tc>
          <w:tcPr>
            <w:tcW w:w="1230" w:type="dxa"/>
          </w:tcPr>
          <w:p w:rsidR="002D44C4" w:rsidRPr="007F56A7" w:rsidRDefault="002D44C4" w:rsidP="00484BB1">
            <w:pPr>
              <w:jc w:val="center"/>
              <w:rPr>
                <w:sz w:val="21"/>
              </w:rPr>
            </w:pPr>
            <w:r w:rsidRPr="007F56A7">
              <w:rPr>
                <w:rFonts w:hint="eastAsia"/>
                <w:sz w:val="21"/>
              </w:rPr>
              <w:t>EasyMovie</w:t>
            </w:r>
          </w:p>
        </w:tc>
        <w:tc>
          <w:tcPr>
            <w:tcW w:w="896" w:type="dxa"/>
            <w:vMerge w:val="restart"/>
          </w:tcPr>
          <w:p w:rsidR="002D44C4" w:rsidRDefault="002D44C4" w:rsidP="00484BB1">
            <w:pPr>
              <w:rPr>
                <w:sz w:val="21"/>
              </w:rPr>
            </w:pPr>
          </w:p>
          <w:p w:rsidR="002D44C4" w:rsidRPr="007F56A7" w:rsidRDefault="002D44C4" w:rsidP="00484BB1">
            <w:pPr>
              <w:rPr>
                <w:sz w:val="21"/>
              </w:rPr>
            </w:pPr>
            <w:r>
              <w:rPr>
                <w:rFonts w:hint="eastAsia"/>
                <w:sz w:val="21"/>
              </w:rPr>
              <w:t>占用</w:t>
            </w:r>
          </w:p>
        </w:tc>
        <w:tc>
          <w:tcPr>
            <w:tcW w:w="1235" w:type="dxa"/>
          </w:tcPr>
          <w:p w:rsidR="002D44C4" w:rsidRPr="007F56A7" w:rsidRDefault="002D44C4" w:rsidP="00484BB1">
            <w:pPr>
              <w:jc w:val="center"/>
              <w:rPr>
                <w:sz w:val="21"/>
              </w:rPr>
            </w:pPr>
            <w:r>
              <w:rPr>
                <w:rFonts w:hint="eastAsia"/>
                <w:sz w:val="21"/>
              </w:rPr>
              <w:t>12.53ms</w:t>
            </w:r>
          </w:p>
        </w:tc>
        <w:tc>
          <w:tcPr>
            <w:tcW w:w="1011" w:type="dxa"/>
          </w:tcPr>
          <w:p w:rsidR="002D44C4" w:rsidRPr="007F56A7" w:rsidRDefault="002D44C4" w:rsidP="002D44C4">
            <w:pPr>
              <w:rPr>
                <w:sz w:val="21"/>
              </w:rPr>
            </w:pPr>
            <w:r>
              <w:rPr>
                <w:rFonts w:hint="eastAsia"/>
                <w:sz w:val="21"/>
              </w:rPr>
              <w:t>14.4ms</w:t>
            </w:r>
          </w:p>
        </w:tc>
        <w:tc>
          <w:tcPr>
            <w:tcW w:w="1012" w:type="dxa"/>
          </w:tcPr>
          <w:p w:rsidR="002D44C4" w:rsidRPr="007F56A7" w:rsidRDefault="002D44C4" w:rsidP="002D44C4">
            <w:pPr>
              <w:rPr>
                <w:sz w:val="21"/>
              </w:rPr>
            </w:pPr>
            <w:r>
              <w:rPr>
                <w:rFonts w:hint="eastAsia"/>
                <w:sz w:val="21"/>
              </w:rPr>
              <w:t>13.74ms</w:t>
            </w:r>
          </w:p>
        </w:tc>
        <w:tc>
          <w:tcPr>
            <w:tcW w:w="1226" w:type="dxa"/>
          </w:tcPr>
          <w:p w:rsidR="002D44C4" w:rsidRDefault="002D44C4" w:rsidP="0080369D">
            <w:pPr>
              <w:rPr>
                <w:sz w:val="21"/>
              </w:rPr>
            </w:pPr>
            <w:r>
              <w:rPr>
                <w:rFonts w:hint="eastAsia"/>
                <w:sz w:val="21"/>
              </w:rPr>
              <w:t>13.</w:t>
            </w:r>
            <w:r w:rsidR="0080369D">
              <w:rPr>
                <w:rFonts w:hint="eastAsia"/>
                <w:sz w:val="21"/>
              </w:rPr>
              <w:t>46</w:t>
            </w:r>
            <w:r>
              <w:rPr>
                <w:rFonts w:hint="eastAsia"/>
                <w:sz w:val="21"/>
              </w:rPr>
              <w:t>ms</w:t>
            </w:r>
          </w:p>
        </w:tc>
        <w:tc>
          <w:tcPr>
            <w:tcW w:w="1378" w:type="dxa"/>
          </w:tcPr>
          <w:p w:rsidR="002D44C4" w:rsidRPr="007F56A7" w:rsidRDefault="00B43C46" w:rsidP="00484BB1">
            <w:pPr>
              <w:jc w:val="center"/>
              <w:rPr>
                <w:sz w:val="21"/>
              </w:rPr>
            </w:pPr>
            <w:r>
              <w:rPr>
                <w:rFonts w:hint="eastAsia"/>
                <w:sz w:val="21"/>
              </w:rPr>
              <w:t>7.9</w:t>
            </w:r>
            <w:r w:rsidR="002D44C4">
              <w:rPr>
                <w:rFonts w:hint="eastAsia"/>
                <w:sz w:val="21"/>
              </w:rPr>
              <w:t>MB</w:t>
            </w:r>
          </w:p>
        </w:tc>
      </w:tr>
      <w:tr w:rsidR="002D44C4" w:rsidTr="00484BB1">
        <w:trPr>
          <w:trHeight w:val="411"/>
          <w:jc w:val="center"/>
        </w:trPr>
        <w:tc>
          <w:tcPr>
            <w:tcW w:w="1230" w:type="dxa"/>
          </w:tcPr>
          <w:p w:rsidR="002D44C4" w:rsidRPr="007F56A7" w:rsidRDefault="002D44C4" w:rsidP="00484BB1">
            <w:pPr>
              <w:rPr>
                <w:sz w:val="21"/>
              </w:rPr>
            </w:pPr>
            <w:r w:rsidRPr="007F56A7">
              <w:rPr>
                <w:rFonts w:hint="eastAsia"/>
                <w:sz w:val="21"/>
              </w:rPr>
              <w:t>AVProVideo</w:t>
            </w:r>
          </w:p>
        </w:tc>
        <w:tc>
          <w:tcPr>
            <w:tcW w:w="896" w:type="dxa"/>
            <w:vMerge/>
          </w:tcPr>
          <w:p w:rsidR="002D44C4" w:rsidRPr="007F56A7" w:rsidRDefault="002D44C4" w:rsidP="00484BB1">
            <w:pPr>
              <w:rPr>
                <w:sz w:val="21"/>
              </w:rPr>
            </w:pPr>
          </w:p>
        </w:tc>
        <w:tc>
          <w:tcPr>
            <w:tcW w:w="1235" w:type="dxa"/>
          </w:tcPr>
          <w:p w:rsidR="002D44C4" w:rsidRPr="007F56A7" w:rsidRDefault="002D44C4" w:rsidP="00484BB1">
            <w:pPr>
              <w:jc w:val="center"/>
              <w:rPr>
                <w:sz w:val="21"/>
              </w:rPr>
            </w:pPr>
            <w:r>
              <w:rPr>
                <w:rFonts w:hint="eastAsia"/>
                <w:sz w:val="21"/>
              </w:rPr>
              <w:t>12.8ms</w:t>
            </w:r>
          </w:p>
        </w:tc>
        <w:tc>
          <w:tcPr>
            <w:tcW w:w="1011" w:type="dxa"/>
          </w:tcPr>
          <w:p w:rsidR="002D44C4" w:rsidRPr="007F56A7" w:rsidRDefault="002D44C4" w:rsidP="00484BB1">
            <w:pPr>
              <w:rPr>
                <w:sz w:val="21"/>
              </w:rPr>
            </w:pPr>
            <w:r>
              <w:rPr>
                <w:rFonts w:hint="eastAsia"/>
                <w:sz w:val="21"/>
              </w:rPr>
              <w:t>10.67ms</w:t>
            </w:r>
          </w:p>
        </w:tc>
        <w:tc>
          <w:tcPr>
            <w:tcW w:w="1012" w:type="dxa"/>
          </w:tcPr>
          <w:p w:rsidR="002D44C4" w:rsidRPr="007F56A7" w:rsidRDefault="002D44C4" w:rsidP="002D44C4">
            <w:pPr>
              <w:rPr>
                <w:sz w:val="21"/>
              </w:rPr>
            </w:pPr>
            <w:r>
              <w:rPr>
                <w:rFonts w:hint="eastAsia"/>
                <w:sz w:val="21"/>
              </w:rPr>
              <w:t>12.31ms</w:t>
            </w:r>
          </w:p>
        </w:tc>
        <w:tc>
          <w:tcPr>
            <w:tcW w:w="1226" w:type="dxa"/>
          </w:tcPr>
          <w:p w:rsidR="002D44C4" w:rsidRDefault="002D44C4" w:rsidP="002D44C4">
            <w:pPr>
              <w:rPr>
                <w:sz w:val="21"/>
              </w:rPr>
            </w:pPr>
            <w:r>
              <w:rPr>
                <w:rFonts w:hint="eastAsia"/>
                <w:sz w:val="21"/>
              </w:rPr>
              <w:t>14.5ms</w:t>
            </w:r>
          </w:p>
        </w:tc>
        <w:tc>
          <w:tcPr>
            <w:tcW w:w="1378" w:type="dxa"/>
          </w:tcPr>
          <w:p w:rsidR="002D44C4" w:rsidRPr="007F56A7" w:rsidRDefault="00B43C46" w:rsidP="00484BB1">
            <w:pPr>
              <w:jc w:val="center"/>
              <w:rPr>
                <w:sz w:val="21"/>
              </w:rPr>
            </w:pPr>
            <w:r>
              <w:rPr>
                <w:rFonts w:hint="eastAsia"/>
                <w:sz w:val="21"/>
              </w:rPr>
              <w:t>4.0</w:t>
            </w:r>
            <w:r w:rsidR="002D44C4">
              <w:rPr>
                <w:rFonts w:hint="eastAsia"/>
                <w:sz w:val="21"/>
              </w:rPr>
              <w:t>MB</w:t>
            </w:r>
          </w:p>
        </w:tc>
      </w:tr>
    </w:tbl>
    <w:p w:rsidR="00BE484D" w:rsidRDefault="00BE484D" w:rsidP="002D44C4">
      <w:r w:rsidRPr="00D24516">
        <w:t>EasyMovie</w:t>
      </w:r>
      <w:r>
        <w:rPr>
          <w:rFonts w:hint="eastAsia"/>
        </w:rPr>
        <w:t>插件播放本地视频的</w:t>
      </w:r>
      <w:r w:rsidRPr="0024718C">
        <w:rPr>
          <w:rFonts w:hint="eastAsia"/>
        </w:rPr>
        <w:t>Profiler</w:t>
      </w:r>
      <w:r w:rsidRPr="0024718C">
        <w:rPr>
          <w:rFonts w:hint="eastAsia"/>
        </w:rPr>
        <w:t>界面</w:t>
      </w:r>
      <w:r>
        <w:rPr>
          <w:rFonts w:hint="eastAsia"/>
        </w:rPr>
        <w:t>CPU</w:t>
      </w:r>
      <w:r>
        <w:rPr>
          <w:rFonts w:hint="eastAsia"/>
        </w:rPr>
        <w:t>图</w:t>
      </w:r>
      <w:r w:rsidR="00E2540F">
        <w:rPr>
          <w:rFonts w:hint="eastAsia"/>
        </w:rPr>
        <w:t>12</w:t>
      </w:r>
      <w:r>
        <w:rPr>
          <w:rFonts w:hint="eastAsia"/>
        </w:rPr>
        <w:t>，内存图</w:t>
      </w:r>
      <w:r w:rsidR="00E2540F">
        <w:rPr>
          <w:rFonts w:hint="eastAsia"/>
        </w:rPr>
        <w:t>13</w:t>
      </w:r>
    </w:p>
    <w:p w:rsidR="00BE484D" w:rsidRDefault="005C7FCF" w:rsidP="00BE484D">
      <w:pPr>
        <w:ind w:left="360"/>
      </w:pPr>
      <w:r>
        <w:rPr>
          <w:noProof/>
        </w:rPr>
        <w:drawing>
          <wp:inline distT="0" distB="0" distL="0" distR="0" wp14:anchorId="77D9E654" wp14:editId="7D662863">
            <wp:extent cx="5274310" cy="2894156"/>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94156"/>
                    </a:xfrm>
                    <a:prstGeom prst="rect">
                      <a:avLst/>
                    </a:prstGeom>
                  </pic:spPr>
                </pic:pic>
              </a:graphicData>
            </a:graphic>
          </wp:inline>
        </w:drawing>
      </w:r>
    </w:p>
    <w:p w:rsidR="00BE484D" w:rsidRDefault="00BE484D" w:rsidP="00BE484D">
      <w:pPr>
        <w:ind w:firstLine="360"/>
        <w:jc w:val="center"/>
        <w:rPr>
          <w:sz w:val="21"/>
        </w:rPr>
      </w:pPr>
      <w:r w:rsidRPr="0024718C">
        <w:rPr>
          <w:rFonts w:hint="eastAsia"/>
          <w:sz w:val="21"/>
        </w:rPr>
        <w:t>图</w:t>
      </w:r>
      <w:r w:rsidR="00E2540F">
        <w:rPr>
          <w:rFonts w:hint="eastAsia"/>
          <w:sz w:val="21"/>
        </w:rPr>
        <w:t>12</w:t>
      </w:r>
      <w:r w:rsidRPr="0024718C">
        <w:rPr>
          <w:rFonts w:hint="eastAsia"/>
          <w:sz w:val="21"/>
        </w:rPr>
        <w:t xml:space="preserve"> </w:t>
      </w:r>
      <w:r w:rsidRPr="00D24516">
        <w:rPr>
          <w:sz w:val="21"/>
        </w:rPr>
        <w:t>EasyMovie</w:t>
      </w:r>
      <w:r>
        <w:rPr>
          <w:rFonts w:hint="eastAsia"/>
          <w:sz w:val="21"/>
        </w:rPr>
        <w:t xml:space="preserve"> </w:t>
      </w:r>
      <w:r w:rsidRPr="0024718C">
        <w:rPr>
          <w:rFonts w:hint="eastAsia"/>
          <w:sz w:val="21"/>
        </w:rPr>
        <w:t>CPU</w:t>
      </w:r>
      <w:r w:rsidRPr="0024718C">
        <w:rPr>
          <w:rFonts w:hint="eastAsia"/>
          <w:sz w:val="21"/>
        </w:rPr>
        <w:t>占用</w:t>
      </w:r>
    </w:p>
    <w:p w:rsidR="00BE484D" w:rsidRDefault="005C7FCF" w:rsidP="00BE484D">
      <w:pPr>
        <w:ind w:firstLine="360"/>
        <w:jc w:val="center"/>
        <w:rPr>
          <w:sz w:val="21"/>
        </w:rPr>
      </w:pPr>
      <w:r>
        <w:rPr>
          <w:noProof/>
        </w:rPr>
        <w:drawing>
          <wp:inline distT="0" distB="0" distL="0" distR="0" wp14:anchorId="5328522E" wp14:editId="4CE57E0F">
            <wp:extent cx="5274310" cy="3239672"/>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239672"/>
                    </a:xfrm>
                    <a:prstGeom prst="rect">
                      <a:avLst/>
                    </a:prstGeom>
                  </pic:spPr>
                </pic:pic>
              </a:graphicData>
            </a:graphic>
          </wp:inline>
        </w:drawing>
      </w:r>
    </w:p>
    <w:p w:rsidR="00BE484D" w:rsidRPr="00D24516" w:rsidRDefault="00BE484D" w:rsidP="00BE484D">
      <w:pPr>
        <w:ind w:firstLine="360"/>
        <w:jc w:val="center"/>
        <w:rPr>
          <w:sz w:val="21"/>
        </w:rPr>
      </w:pPr>
      <w:r w:rsidRPr="0024718C">
        <w:rPr>
          <w:rFonts w:hint="eastAsia"/>
          <w:sz w:val="21"/>
        </w:rPr>
        <w:t>图</w:t>
      </w:r>
      <w:r w:rsidR="00E2540F">
        <w:rPr>
          <w:rFonts w:hint="eastAsia"/>
          <w:sz w:val="21"/>
        </w:rPr>
        <w:t>13</w:t>
      </w:r>
      <w:r w:rsidRPr="0024718C">
        <w:rPr>
          <w:rFonts w:hint="eastAsia"/>
          <w:sz w:val="21"/>
        </w:rPr>
        <w:t xml:space="preserve"> </w:t>
      </w:r>
      <w:r w:rsidRPr="00D24516">
        <w:rPr>
          <w:sz w:val="21"/>
        </w:rPr>
        <w:t>EasyMovie</w:t>
      </w:r>
      <w:r>
        <w:rPr>
          <w:rFonts w:hint="eastAsia"/>
          <w:sz w:val="21"/>
        </w:rPr>
        <w:t xml:space="preserve"> </w:t>
      </w:r>
      <w:r>
        <w:rPr>
          <w:rFonts w:hint="eastAsia"/>
          <w:sz w:val="21"/>
        </w:rPr>
        <w:t>内存</w:t>
      </w:r>
      <w:r w:rsidRPr="0024718C">
        <w:rPr>
          <w:rFonts w:hint="eastAsia"/>
          <w:sz w:val="21"/>
        </w:rPr>
        <w:t>占用</w:t>
      </w:r>
      <w:r>
        <w:rPr>
          <w:rFonts w:hint="eastAsia"/>
          <w:sz w:val="21"/>
        </w:rPr>
        <w:t>（共</w:t>
      </w:r>
      <w:r w:rsidR="00ED3B24">
        <w:rPr>
          <w:rFonts w:hint="eastAsia"/>
          <w:sz w:val="21"/>
        </w:rPr>
        <w:t>7.</w:t>
      </w:r>
      <w:r w:rsidR="005C7FCF">
        <w:rPr>
          <w:rFonts w:hint="eastAsia"/>
          <w:sz w:val="21"/>
        </w:rPr>
        <w:t>9</w:t>
      </w:r>
      <w:r>
        <w:rPr>
          <w:rFonts w:hint="eastAsia"/>
          <w:sz w:val="21"/>
        </w:rPr>
        <w:t>MB</w:t>
      </w:r>
      <w:r>
        <w:rPr>
          <w:rFonts w:hint="eastAsia"/>
          <w:sz w:val="21"/>
        </w:rPr>
        <w:t>）</w:t>
      </w:r>
    </w:p>
    <w:p w:rsidR="00BE484D" w:rsidRDefault="00BE484D" w:rsidP="00E2540F">
      <w:r w:rsidRPr="0024718C">
        <w:rPr>
          <w:rFonts w:hint="eastAsia"/>
        </w:rPr>
        <w:lastRenderedPageBreak/>
        <w:t>AVProVideo</w:t>
      </w:r>
      <w:r>
        <w:rPr>
          <w:rFonts w:hint="eastAsia"/>
        </w:rPr>
        <w:t>插件播放本地视频的</w:t>
      </w:r>
      <w:r w:rsidRPr="0024718C">
        <w:rPr>
          <w:rFonts w:hint="eastAsia"/>
        </w:rPr>
        <w:t>Profiler</w:t>
      </w:r>
      <w:r w:rsidRPr="0024718C">
        <w:rPr>
          <w:rFonts w:hint="eastAsia"/>
        </w:rPr>
        <w:t>界面</w:t>
      </w:r>
      <w:r>
        <w:rPr>
          <w:rFonts w:hint="eastAsia"/>
        </w:rPr>
        <w:t>CPU</w:t>
      </w:r>
      <w:r>
        <w:rPr>
          <w:rFonts w:hint="eastAsia"/>
        </w:rPr>
        <w:t>图</w:t>
      </w:r>
      <w:r w:rsidR="00E2540F">
        <w:rPr>
          <w:rFonts w:hint="eastAsia"/>
        </w:rPr>
        <w:t>14</w:t>
      </w:r>
      <w:r>
        <w:rPr>
          <w:rFonts w:hint="eastAsia"/>
        </w:rPr>
        <w:t>，内存图</w:t>
      </w:r>
      <w:r w:rsidR="00E2540F">
        <w:rPr>
          <w:rFonts w:hint="eastAsia"/>
        </w:rPr>
        <w:t>15</w:t>
      </w:r>
    </w:p>
    <w:p w:rsidR="00BE484D" w:rsidRDefault="00746C10" w:rsidP="00BE484D">
      <w:pPr>
        <w:ind w:firstLine="360"/>
      </w:pPr>
      <w:r>
        <w:rPr>
          <w:noProof/>
        </w:rPr>
        <w:drawing>
          <wp:inline distT="0" distB="0" distL="0" distR="0" wp14:anchorId="1B21ED01" wp14:editId="7F8DF3E2">
            <wp:extent cx="5274310" cy="2894156"/>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94156"/>
                    </a:xfrm>
                    <a:prstGeom prst="rect">
                      <a:avLst/>
                    </a:prstGeom>
                  </pic:spPr>
                </pic:pic>
              </a:graphicData>
            </a:graphic>
          </wp:inline>
        </w:drawing>
      </w:r>
    </w:p>
    <w:p w:rsidR="00BE484D" w:rsidRDefault="00BE484D" w:rsidP="00BE484D">
      <w:pPr>
        <w:ind w:firstLine="360"/>
        <w:jc w:val="center"/>
        <w:rPr>
          <w:sz w:val="21"/>
        </w:rPr>
      </w:pPr>
      <w:r w:rsidRPr="0024718C">
        <w:rPr>
          <w:rFonts w:hint="eastAsia"/>
          <w:sz w:val="21"/>
        </w:rPr>
        <w:t>图</w:t>
      </w:r>
      <w:r w:rsidR="00E2540F">
        <w:rPr>
          <w:rFonts w:hint="eastAsia"/>
          <w:sz w:val="21"/>
        </w:rPr>
        <w:t>14</w:t>
      </w:r>
      <w:r>
        <w:rPr>
          <w:rFonts w:hint="eastAsia"/>
          <w:sz w:val="21"/>
        </w:rPr>
        <w:t xml:space="preserve"> </w:t>
      </w:r>
      <w:r w:rsidRPr="0024718C">
        <w:rPr>
          <w:sz w:val="21"/>
        </w:rPr>
        <w:t>AVProVideo</w:t>
      </w:r>
      <w:r w:rsidRPr="0024718C">
        <w:rPr>
          <w:rFonts w:hint="eastAsia"/>
          <w:sz w:val="21"/>
        </w:rPr>
        <w:t xml:space="preserve"> CPU</w:t>
      </w:r>
      <w:r w:rsidRPr="0024718C">
        <w:rPr>
          <w:rFonts w:hint="eastAsia"/>
          <w:sz w:val="21"/>
        </w:rPr>
        <w:t>占用</w:t>
      </w:r>
    </w:p>
    <w:p w:rsidR="00BE484D" w:rsidRDefault="00FC4A87" w:rsidP="00BE484D">
      <w:pPr>
        <w:ind w:firstLine="360"/>
        <w:jc w:val="center"/>
        <w:rPr>
          <w:sz w:val="21"/>
        </w:rPr>
      </w:pPr>
      <w:r>
        <w:rPr>
          <w:noProof/>
        </w:rPr>
        <w:drawing>
          <wp:inline distT="0" distB="0" distL="0" distR="0" wp14:anchorId="03D231F9" wp14:editId="31D3BD27">
            <wp:extent cx="5274310" cy="3239672"/>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239672"/>
                    </a:xfrm>
                    <a:prstGeom prst="rect">
                      <a:avLst/>
                    </a:prstGeom>
                  </pic:spPr>
                </pic:pic>
              </a:graphicData>
            </a:graphic>
          </wp:inline>
        </w:drawing>
      </w:r>
    </w:p>
    <w:p w:rsidR="00BE484D" w:rsidRDefault="00BE484D" w:rsidP="00BE484D">
      <w:pPr>
        <w:ind w:firstLine="360"/>
        <w:jc w:val="center"/>
        <w:rPr>
          <w:sz w:val="21"/>
        </w:rPr>
      </w:pPr>
      <w:r w:rsidRPr="0024718C">
        <w:rPr>
          <w:rFonts w:hint="eastAsia"/>
          <w:sz w:val="21"/>
        </w:rPr>
        <w:t>图</w:t>
      </w:r>
      <w:r w:rsidR="00E2540F">
        <w:rPr>
          <w:rFonts w:hint="eastAsia"/>
          <w:sz w:val="21"/>
        </w:rPr>
        <w:t>15</w:t>
      </w:r>
      <w:r>
        <w:rPr>
          <w:rFonts w:hint="eastAsia"/>
          <w:sz w:val="21"/>
        </w:rPr>
        <w:t xml:space="preserve"> </w:t>
      </w:r>
      <w:r w:rsidRPr="0024718C">
        <w:rPr>
          <w:sz w:val="21"/>
        </w:rPr>
        <w:t>AVProVideo</w:t>
      </w:r>
      <w:r>
        <w:rPr>
          <w:rFonts w:hint="eastAsia"/>
          <w:sz w:val="21"/>
        </w:rPr>
        <w:t>内存</w:t>
      </w:r>
      <w:r w:rsidRPr="0024718C">
        <w:rPr>
          <w:rFonts w:hint="eastAsia"/>
          <w:sz w:val="21"/>
        </w:rPr>
        <w:t>占用</w:t>
      </w:r>
      <w:r>
        <w:rPr>
          <w:rFonts w:hint="eastAsia"/>
          <w:sz w:val="21"/>
        </w:rPr>
        <w:t>（共</w:t>
      </w:r>
      <w:r w:rsidR="00746C10">
        <w:rPr>
          <w:rFonts w:hint="eastAsia"/>
          <w:sz w:val="21"/>
        </w:rPr>
        <w:t>4</w:t>
      </w:r>
      <w:r>
        <w:rPr>
          <w:rFonts w:hint="eastAsia"/>
          <w:sz w:val="21"/>
        </w:rPr>
        <w:t>MB</w:t>
      </w:r>
      <w:r>
        <w:rPr>
          <w:rFonts w:hint="eastAsia"/>
          <w:sz w:val="21"/>
        </w:rPr>
        <w:t>）</w:t>
      </w:r>
    </w:p>
    <w:p w:rsidR="00BE484D" w:rsidRDefault="00BE484D" w:rsidP="00BE484D">
      <w:pPr>
        <w:pStyle w:val="2"/>
        <w:numPr>
          <w:ilvl w:val="0"/>
          <w:numId w:val="6"/>
        </w:numPr>
      </w:pPr>
      <w:bookmarkStart w:id="258" w:name="_Toc499630823"/>
      <w:bookmarkStart w:id="259" w:name="_Toc499631020"/>
      <w:r>
        <w:rPr>
          <w:rFonts w:hint="eastAsia"/>
        </w:rPr>
        <w:t>播放视频流</w:t>
      </w:r>
      <w:r>
        <w:rPr>
          <w:rFonts w:hint="eastAsia"/>
        </w:rPr>
        <w:t>CPU</w:t>
      </w:r>
      <w:r>
        <w:rPr>
          <w:rFonts w:hint="eastAsia"/>
        </w:rPr>
        <w:t>占用和内存</w:t>
      </w:r>
      <w:r w:rsidRPr="0024718C">
        <w:rPr>
          <w:rFonts w:hint="eastAsia"/>
        </w:rPr>
        <w:t>占用</w:t>
      </w:r>
      <w:bookmarkEnd w:id="258"/>
      <w:bookmarkEnd w:id="259"/>
    </w:p>
    <w:tbl>
      <w:tblPr>
        <w:tblStyle w:val="aa"/>
        <w:tblW w:w="0" w:type="auto"/>
        <w:jc w:val="center"/>
        <w:tblInd w:w="534" w:type="dxa"/>
        <w:tblLook w:val="04A0" w:firstRow="1" w:lastRow="0" w:firstColumn="1" w:lastColumn="0" w:noHBand="0" w:noVBand="1"/>
      </w:tblPr>
      <w:tblGrid>
        <w:gridCol w:w="1230"/>
        <w:gridCol w:w="896"/>
        <w:gridCol w:w="1235"/>
        <w:gridCol w:w="1011"/>
        <w:gridCol w:w="1012"/>
        <w:gridCol w:w="1226"/>
        <w:gridCol w:w="1378"/>
      </w:tblGrid>
      <w:tr w:rsidR="00DE3995" w:rsidTr="00484BB1">
        <w:trPr>
          <w:jc w:val="center"/>
        </w:trPr>
        <w:tc>
          <w:tcPr>
            <w:tcW w:w="1230" w:type="dxa"/>
            <w:vMerge w:val="restart"/>
          </w:tcPr>
          <w:p w:rsidR="00DE3995" w:rsidRDefault="00DE3995" w:rsidP="00484BB1">
            <w:pPr>
              <w:jc w:val="center"/>
              <w:rPr>
                <w:sz w:val="21"/>
              </w:rPr>
            </w:pPr>
          </w:p>
          <w:p w:rsidR="00DE3995" w:rsidRPr="007F56A7" w:rsidRDefault="00DE3995" w:rsidP="00484BB1">
            <w:pPr>
              <w:jc w:val="center"/>
              <w:rPr>
                <w:sz w:val="21"/>
              </w:rPr>
            </w:pPr>
            <w:r w:rsidRPr="007F56A7">
              <w:rPr>
                <w:rFonts w:hint="eastAsia"/>
                <w:sz w:val="21"/>
              </w:rPr>
              <w:t>插件名称</w:t>
            </w:r>
          </w:p>
        </w:tc>
        <w:tc>
          <w:tcPr>
            <w:tcW w:w="5380" w:type="dxa"/>
            <w:gridSpan w:val="5"/>
          </w:tcPr>
          <w:p w:rsidR="00DE3995" w:rsidRPr="007F56A7" w:rsidRDefault="00DE3995" w:rsidP="00484BB1">
            <w:pPr>
              <w:jc w:val="center"/>
              <w:rPr>
                <w:sz w:val="21"/>
              </w:rPr>
            </w:pPr>
            <w:r w:rsidRPr="007F56A7">
              <w:rPr>
                <w:rFonts w:hint="eastAsia"/>
                <w:sz w:val="21"/>
              </w:rPr>
              <w:t>CPU</w:t>
            </w:r>
            <w:r w:rsidRPr="007F56A7">
              <w:rPr>
                <w:rFonts w:hint="eastAsia"/>
                <w:sz w:val="21"/>
              </w:rPr>
              <w:t>占用</w:t>
            </w:r>
          </w:p>
        </w:tc>
        <w:tc>
          <w:tcPr>
            <w:tcW w:w="1378" w:type="dxa"/>
            <w:vMerge w:val="restart"/>
          </w:tcPr>
          <w:p w:rsidR="00DE3995" w:rsidRDefault="00DE3995" w:rsidP="00484BB1">
            <w:pPr>
              <w:jc w:val="center"/>
              <w:rPr>
                <w:sz w:val="21"/>
              </w:rPr>
            </w:pPr>
          </w:p>
          <w:p w:rsidR="00DE3995" w:rsidRPr="007F56A7" w:rsidRDefault="00DE3995" w:rsidP="00484BB1">
            <w:pPr>
              <w:jc w:val="center"/>
              <w:rPr>
                <w:sz w:val="21"/>
              </w:rPr>
            </w:pPr>
            <w:r w:rsidRPr="007F56A7">
              <w:rPr>
                <w:rFonts w:hint="eastAsia"/>
                <w:sz w:val="21"/>
              </w:rPr>
              <w:t>内存占用</w:t>
            </w:r>
          </w:p>
        </w:tc>
      </w:tr>
      <w:tr w:rsidR="00DE3995" w:rsidTr="00484BB1">
        <w:trPr>
          <w:trHeight w:val="503"/>
          <w:jc w:val="center"/>
        </w:trPr>
        <w:tc>
          <w:tcPr>
            <w:tcW w:w="1230" w:type="dxa"/>
            <w:vMerge/>
          </w:tcPr>
          <w:p w:rsidR="00DE3995" w:rsidRPr="007F56A7" w:rsidRDefault="00DE3995" w:rsidP="00484BB1">
            <w:pPr>
              <w:jc w:val="center"/>
              <w:rPr>
                <w:sz w:val="21"/>
              </w:rPr>
            </w:pPr>
          </w:p>
        </w:tc>
        <w:tc>
          <w:tcPr>
            <w:tcW w:w="896" w:type="dxa"/>
          </w:tcPr>
          <w:p w:rsidR="00DE3995" w:rsidRPr="007F56A7" w:rsidRDefault="00DE3995" w:rsidP="00484BB1">
            <w:pPr>
              <w:jc w:val="center"/>
              <w:rPr>
                <w:sz w:val="21"/>
              </w:rPr>
            </w:pPr>
            <w:r>
              <w:rPr>
                <w:rFonts w:hint="eastAsia"/>
                <w:sz w:val="21"/>
              </w:rPr>
              <w:t>时间</w:t>
            </w:r>
          </w:p>
        </w:tc>
        <w:tc>
          <w:tcPr>
            <w:tcW w:w="1235" w:type="dxa"/>
          </w:tcPr>
          <w:p w:rsidR="00DE3995" w:rsidRPr="007F56A7" w:rsidRDefault="00DE3995" w:rsidP="00484BB1">
            <w:pPr>
              <w:jc w:val="center"/>
              <w:rPr>
                <w:sz w:val="21"/>
              </w:rPr>
            </w:pPr>
            <w:r>
              <w:rPr>
                <w:rFonts w:hint="eastAsia"/>
                <w:sz w:val="21"/>
              </w:rPr>
              <w:t>1min</w:t>
            </w:r>
          </w:p>
        </w:tc>
        <w:tc>
          <w:tcPr>
            <w:tcW w:w="1011" w:type="dxa"/>
          </w:tcPr>
          <w:p w:rsidR="00DE3995" w:rsidRPr="007F56A7" w:rsidRDefault="00DE3995" w:rsidP="00484BB1">
            <w:pPr>
              <w:jc w:val="center"/>
              <w:rPr>
                <w:sz w:val="21"/>
              </w:rPr>
            </w:pPr>
            <w:r>
              <w:rPr>
                <w:rFonts w:hint="eastAsia"/>
                <w:sz w:val="21"/>
              </w:rPr>
              <w:t>2.5min</w:t>
            </w:r>
          </w:p>
        </w:tc>
        <w:tc>
          <w:tcPr>
            <w:tcW w:w="1012" w:type="dxa"/>
          </w:tcPr>
          <w:p w:rsidR="00DE3995" w:rsidRPr="007F56A7" w:rsidRDefault="00DE3995" w:rsidP="00484BB1">
            <w:pPr>
              <w:jc w:val="center"/>
              <w:rPr>
                <w:sz w:val="21"/>
              </w:rPr>
            </w:pPr>
            <w:r>
              <w:rPr>
                <w:rFonts w:hint="eastAsia"/>
                <w:sz w:val="21"/>
              </w:rPr>
              <w:t>4min</w:t>
            </w:r>
          </w:p>
        </w:tc>
        <w:tc>
          <w:tcPr>
            <w:tcW w:w="1226" w:type="dxa"/>
          </w:tcPr>
          <w:p w:rsidR="00DE3995" w:rsidRPr="007F56A7" w:rsidRDefault="00DE3995" w:rsidP="00484BB1">
            <w:pPr>
              <w:jc w:val="center"/>
              <w:rPr>
                <w:sz w:val="21"/>
              </w:rPr>
            </w:pPr>
            <w:r>
              <w:rPr>
                <w:rFonts w:hint="eastAsia"/>
                <w:sz w:val="21"/>
              </w:rPr>
              <w:t>6min</w:t>
            </w:r>
          </w:p>
        </w:tc>
        <w:tc>
          <w:tcPr>
            <w:tcW w:w="1378" w:type="dxa"/>
            <w:vMerge/>
          </w:tcPr>
          <w:p w:rsidR="00DE3995" w:rsidRPr="007F56A7" w:rsidRDefault="00DE3995" w:rsidP="00484BB1">
            <w:pPr>
              <w:jc w:val="center"/>
              <w:rPr>
                <w:sz w:val="21"/>
              </w:rPr>
            </w:pPr>
          </w:p>
        </w:tc>
      </w:tr>
      <w:tr w:rsidR="00DE3995" w:rsidTr="00484BB1">
        <w:trPr>
          <w:trHeight w:val="489"/>
          <w:jc w:val="center"/>
        </w:trPr>
        <w:tc>
          <w:tcPr>
            <w:tcW w:w="1230" w:type="dxa"/>
          </w:tcPr>
          <w:p w:rsidR="00DE3995" w:rsidRPr="007F56A7" w:rsidRDefault="00DE3995" w:rsidP="00484BB1">
            <w:pPr>
              <w:jc w:val="center"/>
              <w:rPr>
                <w:sz w:val="21"/>
              </w:rPr>
            </w:pPr>
            <w:r w:rsidRPr="007F56A7">
              <w:rPr>
                <w:rFonts w:hint="eastAsia"/>
                <w:sz w:val="21"/>
              </w:rPr>
              <w:lastRenderedPageBreak/>
              <w:t>EasyMovie</w:t>
            </w:r>
          </w:p>
        </w:tc>
        <w:tc>
          <w:tcPr>
            <w:tcW w:w="896" w:type="dxa"/>
            <w:vMerge w:val="restart"/>
          </w:tcPr>
          <w:p w:rsidR="00DE3995" w:rsidRPr="007F56A7" w:rsidRDefault="00DE3995" w:rsidP="00484BB1">
            <w:pPr>
              <w:rPr>
                <w:sz w:val="21"/>
              </w:rPr>
            </w:pPr>
            <w:r>
              <w:rPr>
                <w:rFonts w:hint="eastAsia"/>
                <w:sz w:val="21"/>
              </w:rPr>
              <w:t>占用</w:t>
            </w:r>
          </w:p>
        </w:tc>
        <w:tc>
          <w:tcPr>
            <w:tcW w:w="1235" w:type="dxa"/>
          </w:tcPr>
          <w:p w:rsidR="00DE3995" w:rsidRPr="007F56A7" w:rsidRDefault="00C11F32" w:rsidP="00484BB1">
            <w:pPr>
              <w:jc w:val="center"/>
              <w:rPr>
                <w:sz w:val="21"/>
              </w:rPr>
            </w:pPr>
            <w:r>
              <w:rPr>
                <w:rFonts w:hint="eastAsia"/>
                <w:sz w:val="21"/>
              </w:rPr>
              <w:t>13.9</w:t>
            </w:r>
            <w:r w:rsidR="00DE3995">
              <w:rPr>
                <w:rFonts w:hint="eastAsia"/>
                <w:sz w:val="21"/>
              </w:rPr>
              <w:t>ms</w:t>
            </w:r>
          </w:p>
        </w:tc>
        <w:tc>
          <w:tcPr>
            <w:tcW w:w="1011" w:type="dxa"/>
          </w:tcPr>
          <w:p w:rsidR="00DE3995" w:rsidRPr="007F56A7" w:rsidRDefault="00C11F32" w:rsidP="00484BB1">
            <w:pPr>
              <w:rPr>
                <w:sz w:val="21"/>
              </w:rPr>
            </w:pPr>
            <w:r>
              <w:rPr>
                <w:rFonts w:hint="eastAsia"/>
                <w:sz w:val="21"/>
              </w:rPr>
              <w:t>14.33</w:t>
            </w:r>
            <w:r w:rsidR="00DE3995">
              <w:rPr>
                <w:rFonts w:hint="eastAsia"/>
                <w:sz w:val="21"/>
              </w:rPr>
              <w:t>ms</w:t>
            </w:r>
          </w:p>
        </w:tc>
        <w:tc>
          <w:tcPr>
            <w:tcW w:w="1012" w:type="dxa"/>
          </w:tcPr>
          <w:p w:rsidR="00DE3995" w:rsidRPr="007F56A7" w:rsidRDefault="00C11F32" w:rsidP="00484BB1">
            <w:pPr>
              <w:rPr>
                <w:sz w:val="21"/>
              </w:rPr>
            </w:pPr>
            <w:r>
              <w:rPr>
                <w:rFonts w:hint="eastAsia"/>
                <w:sz w:val="21"/>
              </w:rPr>
              <w:t>10.6</w:t>
            </w:r>
            <w:r w:rsidR="00DE3995">
              <w:rPr>
                <w:rFonts w:hint="eastAsia"/>
                <w:sz w:val="21"/>
              </w:rPr>
              <w:t>ms</w:t>
            </w:r>
          </w:p>
        </w:tc>
        <w:tc>
          <w:tcPr>
            <w:tcW w:w="1226" w:type="dxa"/>
          </w:tcPr>
          <w:p w:rsidR="00DE3995" w:rsidRDefault="00DE3995" w:rsidP="00C16E75">
            <w:pPr>
              <w:rPr>
                <w:sz w:val="21"/>
              </w:rPr>
            </w:pPr>
            <w:r>
              <w:rPr>
                <w:rFonts w:hint="eastAsia"/>
                <w:sz w:val="21"/>
              </w:rPr>
              <w:t>1</w:t>
            </w:r>
            <w:r w:rsidR="00C16E75">
              <w:rPr>
                <w:rFonts w:hint="eastAsia"/>
                <w:sz w:val="21"/>
              </w:rPr>
              <w:t>2.74</w:t>
            </w:r>
            <w:r>
              <w:rPr>
                <w:rFonts w:hint="eastAsia"/>
                <w:sz w:val="21"/>
              </w:rPr>
              <w:t>ms</w:t>
            </w:r>
          </w:p>
        </w:tc>
        <w:tc>
          <w:tcPr>
            <w:tcW w:w="1378" w:type="dxa"/>
          </w:tcPr>
          <w:p w:rsidR="00DE3995" w:rsidRPr="007F56A7" w:rsidRDefault="00DE3995" w:rsidP="00484BB1">
            <w:pPr>
              <w:jc w:val="center"/>
              <w:rPr>
                <w:sz w:val="21"/>
              </w:rPr>
            </w:pPr>
            <w:r>
              <w:rPr>
                <w:rFonts w:hint="eastAsia"/>
                <w:sz w:val="21"/>
              </w:rPr>
              <w:t>7.1MB</w:t>
            </w:r>
          </w:p>
        </w:tc>
      </w:tr>
      <w:tr w:rsidR="00DE3995" w:rsidTr="00484BB1">
        <w:trPr>
          <w:trHeight w:val="411"/>
          <w:jc w:val="center"/>
        </w:trPr>
        <w:tc>
          <w:tcPr>
            <w:tcW w:w="1230" w:type="dxa"/>
          </w:tcPr>
          <w:p w:rsidR="00DE3995" w:rsidRPr="007F56A7" w:rsidRDefault="00DE3995" w:rsidP="00484BB1">
            <w:pPr>
              <w:rPr>
                <w:sz w:val="21"/>
              </w:rPr>
            </w:pPr>
            <w:r w:rsidRPr="007F56A7">
              <w:rPr>
                <w:rFonts w:hint="eastAsia"/>
                <w:sz w:val="21"/>
              </w:rPr>
              <w:t>AVProVideo</w:t>
            </w:r>
          </w:p>
        </w:tc>
        <w:tc>
          <w:tcPr>
            <w:tcW w:w="896" w:type="dxa"/>
            <w:vMerge/>
          </w:tcPr>
          <w:p w:rsidR="00DE3995" w:rsidRPr="007F56A7" w:rsidRDefault="00DE3995" w:rsidP="00484BB1">
            <w:pPr>
              <w:rPr>
                <w:sz w:val="21"/>
              </w:rPr>
            </w:pPr>
          </w:p>
        </w:tc>
        <w:tc>
          <w:tcPr>
            <w:tcW w:w="1235" w:type="dxa"/>
          </w:tcPr>
          <w:p w:rsidR="00DE3995" w:rsidRPr="007F56A7" w:rsidRDefault="00C11F32" w:rsidP="00484BB1">
            <w:pPr>
              <w:jc w:val="center"/>
              <w:rPr>
                <w:sz w:val="21"/>
              </w:rPr>
            </w:pPr>
            <w:r>
              <w:rPr>
                <w:rFonts w:hint="eastAsia"/>
                <w:sz w:val="21"/>
              </w:rPr>
              <w:t>9</w:t>
            </w:r>
            <w:r w:rsidR="00DE3995">
              <w:rPr>
                <w:rFonts w:hint="eastAsia"/>
                <w:sz w:val="21"/>
              </w:rPr>
              <w:t>.3ms</w:t>
            </w:r>
          </w:p>
        </w:tc>
        <w:tc>
          <w:tcPr>
            <w:tcW w:w="1011" w:type="dxa"/>
          </w:tcPr>
          <w:p w:rsidR="00DE3995" w:rsidRPr="007F56A7" w:rsidRDefault="00C11F32" w:rsidP="00484BB1">
            <w:pPr>
              <w:rPr>
                <w:sz w:val="21"/>
              </w:rPr>
            </w:pPr>
            <w:r>
              <w:rPr>
                <w:rFonts w:hint="eastAsia"/>
                <w:sz w:val="21"/>
              </w:rPr>
              <w:t>8.9</w:t>
            </w:r>
            <w:r w:rsidR="00DE3995">
              <w:rPr>
                <w:rFonts w:hint="eastAsia"/>
                <w:sz w:val="21"/>
              </w:rPr>
              <w:t>ms</w:t>
            </w:r>
          </w:p>
        </w:tc>
        <w:tc>
          <w:tcPr>
            <w:tcW w:w="1012" w:type="dxa"/>
          </w:tcPr>
          <w:p w:rsidR="00DE3995" w:rsidRPr="007F56A7" w:rsidRDefault="00DE3995" w:rsidP="00C11F32">
            <w:pPr>
              <w:rPr>
                <w:sz w:val="21"/>
              </w:rPr>
            </w:pPr>
            <w:r>
              <w:rPr>
                <w:rFonts w:hint="eastAsia"/>
                <w:sz w:val="21"/>
              </w:rPr>
              <w:t>1</w:t>
            </w:r>
            <w:r w:rsidR="00C11F32">
              <w:rPr>
                <w:rFonts w:hint="eastAsia"/>
                <w:sz w:val="21"/>
              </w:rPr>
              <w:t>2.86</w:t>
            </w:r>
            <w:r>
              <w:rPr>
                <w:rFonts w:hint="eastAsia"/>
                <w:sz w:val="21"/>
              </w:rPr>
              <w:t>ms</w:t>
            </w:r>
          </w:p>
        </w:tc>
        <w:tc>
          <w:tcPr>
            <w:tcW w:w="1226" w:type="dxa"/>
          </w:tcPr>
          <w:p w:rsidR="00DE3995" w:rsidRDefault="00C16E75" w:rsidP="00484BB1">
            <w:pPr>
              <w:rPr>
                <w:sz w:val="21"/>
              </w:rPr>
            </w:pPr>
            <w:r>
              <w:rPr>
                <w:rFonts w:hint="eastAsia"/>
                <w:sz w:val="21"/>
              </w:rPr>
              <w:t>11.3</w:t>
            </w:r>
            <w:r w:rsidR="00DE3995">
              <w:rPr>
                <w:rFonts w:hint="eastAsia"/>
                <w:sz w:val="21"/>
              </w:rPr>
              <w:t>ms</w:t>
            </w:r>
          </w:p>
        </w:tc>
        <w:tc>
          <w:tcPr>
            <w:tcW w:w="1378" w:type="dxa"/>
          </w:tcPr>
          <w:p w:rsidR="00DE3995" w:rsidRPr="007F56A7" w:rsidRDefault="00DE3995" w:rsidP="00484BB1">
            <w:pPr>
              <w:jc w:val="center"/>
              <w:rPr>
                <w:sz w:val="21"/>
              </w:rPr>
            </w:pPr>
            <w:r>
              <w:rPr>
                <w:rFonts w:hint="eastAsia"/>
                <w:sz w:val="21"/>
              </w:rPr>
              <w:t>4.0MB</w:t>
            </w:r>
          </w:p>
        </w:tc>
      </w:tr>
    </w:tbl>
    <w:p w:rsidR="00BE484D" w:rsidRDefault="00BE484D" w:rsidP="00BE484D">
      <w:r>
        <w:rPr>
          <w:rFonts w:hint="eastAsia"/>
        </w:rPr>
        <w:t>E</w:t>
      </w:r>
      <w:r w:rsidRPr="004854BB">
        <w:rPr>
          <w:rFonts w:hint="eastAsia"/>
        </w:rPr>
        <w:t>asyMovie</w:t>
      </w:r>
      <w:r w:rsidRPr="004854BB">
        <w:rPr>
          <w:rFonts w:hint="eastAsia"/>
        </w:rPr>
        <w:t>插件播放</w:t>
      </w:r>
      <w:r w:rsidR="001E28A5">
        <w:rPr>
          <w:rFonts w:hint="eastAsia"/>
        </w:rPr>
        <w:t>视频流</w:t>
      </w:r>
      <w:r w:rsidRPr="004854BB">
        <w:rPr>
          <w:rFonts w:hint="eastAsia"/>
        </w:rPr>
        <w:t>的</w:t>
      </w:r>
      <w:r w:rsidRPr="004854BB">
        <w:rPr>
          <w:rFonts w:hint="eastAsia"/>
        </w:rPr>
        <w:t>Profiler</w:t>
      </w:r>
      <w:r w:rsidRPr="004854BB">
        <w:rPr>
          <w:rFonts w:hint="eastAsia"/>
        </w:rPr>
        <w:t>界面</w:t>
      </w:r>
      <w:r w:rsidRPr="004854BB">
        <w:rPr>
          <w:rFonts w:hint="eastAsia"/>
        </w:rPr>
        <w:t>CPU</w:t>
      </w:r>
      <w:r w:rsidRPr="004854BB">
        <w:rPr>
          <w:rFonts w:hint="eastAsia"/>
        </w:rPr>
        <w:t>图</w:t>
      </w:r>
      <w:r w:rsidR="00E2540F">
        <w:rPr>
          <w:rFonts w:hint="eastAsia"/>
        </w:rPr>
        <w:t>16</w:t>
      </w:r>
      <w:r w:rsidRPr="004854BB">
        <w:rPr>
          <w:rFonts w:hint="eastAsia"/>
        </w:rPr>
        <w:t>，内存图</w:t>
      </w:r>
      <w:r w:rsidR="00E2540F">
        <w:rPr>
          <w:rFonts w:hint="eastAsia"/>
        </w:rPr>
        <w:t>17</w:t>
      </w:r>
    </w:p>
    <w:p w:rsidR="00BE484D" w:rsidRDefault="00E93D90" w:rsidP="00FC4A87">
      <w:pPr>
        <w:jc w:val="center"/>
      </w:pPr>
      <w:r>
        <w:rPr>
          <w:noProof/>
        </w:rPr>
        <w:drawing>
          <wp:inline distT="0" distB="0" distL="0" distR="0" wp14:anchorId="5F480DD2" wp14:editId="6A470CC6">
            <wp:extent cx="5274310" cy="28936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893695"/>
                    </a:xfrm>
                    <a:prstGeom prst="rect">
                      <a:avLst/>
                    </a:prstGeom>
                  </pic:spPr>
                </pic:pic>
              </a:graphicData>
            </a:graphic>
          </wp:inline>
        </w:drawing>
      </w:r>
    </w:p>
    <w:p w:rsidR="00BE484D" w:rsidRDefault="00BE484D" w:rsidP="00BE484D">
      <w:pPr>
        <w:ind w:firstLine="360"/>
        <w:jc w:val="center"/>
        <w:rPr>
          <w:sz w:val="21"/>
        </w:rPr>
      </w:pPr>
      <w:r w:rsidRPr="0024718C">
        <w:rPr>
          <w:rFonts w:hint="eastAsia"/>
          <w:sz w:val="21"/>
        </w:rPr>
        <w:t>图</w:t>
      </w:r>
      <w:r w:rsidR="00E2540F">
        <w:rPr>
          <w:rFonts w:hint="eastAsia"/>
          <w:sz w:val="21"/>
        </w:rPr>
        <w:t>16</w:t>
      </w:r>
      <w:r>
        <w:rPr>
          <w:rFonts w:hint="eastAsia"/>
          <w:sz w:val="21"/>
        </w:rPr>
        <w:t xml:space="preserve"> </w:t>
      </w:r>
      <w:r w:rsidRPr="00D24516">
        <w:rPr>
          <w:sz w:val="21"/>
        </w:rPr>
        <w:t>EasyMovie</w:t>
      </w:r>
      <w:r>
        <w:rPr>
          <w:rFonts w:hint="eastAsia"/>
          <w:sz w:val="21"/>
        </w:rPr>
        <w:t xml:space="preserve"> </w:t>
      </w:r>
      <w:r w:rsidRPr="0024718C">
        <w:rPr>
          <w:rFonts w:hint="eastAsia"/>
          <w:sz w:val="21"/>
        </w:rPr>
        <w:t>CPU</w:t>
      </w:r>
      <w:r w:rsidRPr="0024718C">
        <w:rPr>
          <w:rFonts w:hint="eastAsia"/>
          <w:sz w:val="21"/>
        </w:rPr>
        <w:t>占用</w:t>
      </w:r>
    </w:p>
    <w:p w:rsidR="00BE484D" w:rsidRPr="00FC4A87" w:rsidRDefault="00E93D90" w:rsidP="00FC4A87">
      <w:pPr>
        <w:rPr>
          <w:i/>
          <w:sz w:val="21"/>
        </w:rPr>
      </w:pPr>
      <w:r w:rsidRPr="00FC4A87">
        <w:rPr>
          <w:i/>
          <w:noProof/>
        </w:rPr>
        <w:drawing>
          <wp:inline distT="0" distB="0" distL="0" distR="0" wp14:anchorId="42C1FFD1" wp14:editId="277FC061">
            <wp:extent cx="5274310" cy="32391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239135"/>
                    </a:xfrm>
                    <a:prstGeom prst="rect">
                      <a:avLst/>
                    </a:prstGeom>
                  </pic:spPr>
                </pic:pic>
              </a:graphicData>
            </a:graphic>
          </wp:inline>
        </w:drawing>
      </w:r>
    </w:p>
    <w:p w:rsidR="00BE484D" w:rsidRDefault="00BE484D" w:rsidP="00BE484D">
      <w:pPr>
        <w:ind w:firstLine="360"/>
        <w:jc w:val="center"/>
        <w:rPr>
          <w:sz w:val="21"/>
        </w:rPr>
      </w:pPr>
      <w:r w:rsidRPr="00E61F89">
        <w:rPr>
          <w:rFonts w:hint="eastAsia"/>
          <w:sz w:val="21"/>
        </w:rPr>
        <w:t>图</w:t>
      </w:r>
      <w:r w:rsidR="00E2540F">
        <w:rPr>
          <w:rFonts w:hint="eastAsia"/>
          <w:sz w:val="21"/>
        </w:rPr>
        <w:t>17</w:t>
      </w:r>
      <w:r w:rsidRPr="00E61F89">
        <w:rPr>
          <w:rFonts w:hint="eastAsia"/>
          <w:sz w:val="21"/>
        </w:rPr>
        <w:t xml:space="preserve"> EasyMovie </w:t>
      </w:r>
      <w:r w:rsidRPr="00E61F89">
        <w:rPr>
          <w:rFonts w:hint="eastAsia"/>
          <w:sz w:val="21"/>
        </w:rPr>
        <w:t>内存占用（共</w:t>
      </w:r>
      <w:r w:rsidR="00E93D90">
        <w:rPr>
          <w:rFonts w:hint="eastAsia"/>
          <w:sz w:val="21"/>
        </w:rPr>
        <w:t>7.1</w:t>
      </w:r>
      <w:r w:rsidRPr="00E61F89">
        <w:rPr>
          <w:rFonts w:hint="eastAsia"/>
          <w:sz w:val="21"/>
        </w:rPr>
        <w:t>MB</w:t>
      </w:r>
      <w:r w:rsidRPr="00E61F89">
        <w:rPr>
          <w:rFonts w:hint="eastAsia"/>
          <w:sz w:val="21"/>
        </w:rPr>
        <w:t>）</w:t>
      </w:r>
    </w:p>
    <w:p w:rsidR="00BE484D" w:rsidRPr="006326FF" w:rsidRDefault="00BE484D" w:rsidP="00BE484D">
      <w:r w:rsidRPr="0024718C">
        <w:rPr>
          <w:rFonts w:hint="eastAsia"/>
        </w:rPr>
        <w:t>AVProVideo</w:t>
      </w:r>
      <w:r>
        <w:rPr>
          <w:rFonts w:hint="eastAsia"/>
        </w:rPr>
        <w:t>插件播放</w:t>
      </w:r>
      <w:r w:rsidR="001E28A5">
        <w:rPr>
          <w:rFonts w:hint="eastAsia"/>
        </w:rPr>
        <w:t>视频流</w:t>
      </w:r>
      <w:r>
        <w:rPr>
          <w:rFonts w:hint="eastAsia"/>
        </w:rPr>
        <w:t>的</w:t>
      </w:r>
      <w:r w:rsidRPr="0024718C">
        <w:rPr>
          <w:rFonts w:hint="eastAsia"/>
        </w:rPr>
        <w:t>Profiler</w:t>
      </w:r>
      <w:r w:rsidRPr="0024718C">
        <w:rPr>
          <w:rFonts w:hint="eastAsia"/>
        </w:rPr>
        <w:t>界面</w:t>
      </w:r>
      <w:r>
        <w:rPr>
          <w:rFonts w:hint="eastAsia"/>
        </w:rPr>
        <w:t>CPU</w:t>
      </w:r>
      <w:r>
        <w:rPr>
          <w:rFonts w:hint="eastAsia"/>
        </w:rPr>
        <w:t>图</w:t>
      </w:r>
      <w:r w:rsidR="00E2540F">
        <w:rPr>
          <w:rFonts w:hint="eastAsia"/>
        </w:rPr>
        <w:t>18</w:t>
      </w:r>
      <w:r>
        <w:rPr>
          <w:rFonts w:hint="eastAsia"/>
        </w:rPr>
        <w:t>，内存图</w:t>
      </w:r>
      <w:r w:rsidR="00E2540F">
        <w:rPr>
          <w:rFonts w:hint="eastAsia"/>
        </w:rPr>
        <w:t>19</w:t>
      </w:r>
    </w:p>
    <w:p w:rsidR="00BE484D" w:rsidRDefault="00C96D7B" w:rsidP="00BE484D">
      <w:pPr>
        <w:ind w:firstLine="360"/>
        <w:jc w:val="center"/>
        <w:rPr>
          <w:sz w:val="21"/>
        </w:rPr>
      </w:pPr>
      <w:r>
        <w:rPr>
          <w:noProof/>
        </w:rPr>
        <w:lastRenderedPageBreak/>
        <w:drawing>
          <wp:inline distT="0" distB="0" distL="0" distR="0" wp14:anchorId="66B6A338" wp14:editId="3585122A">
            <wp:extent cx="5274310" cy="2894156"/>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894156"/>
                    </a:xfrm>
                    <a:prstGeom prst="rect">
                      <a:avLst/>
                    </a:prstGeom>
                  </pic:spPr>
                </pic:pic>
              </a:graphicData>
            </a:graphic>
          </wp:inline>
        </w:drawing>
      </w:r>
    </w:p>
    <w:p w:rsidR="00BE484D" w:rsidRDefault="00BE484D" w:rsidP="00BE484D">
      <w:pPr>
        <w:ind w:firstLine="360"/>
        <w:jc w:val="center"/>
        <w:rPr>
          <w:sz w:val="21"/>
        </w:rPr>
      </w:pPr>
      <w:r w:rsidRPr="0024718C">
        <w:rPr>
          <w:rFonts w:hint="eastAsia"/>
          <w:sz w:val="21"/>
        </w:rPr>
        <w:t>图</w:t>
      </w:r>
      <w:r w:rsidR="00E2540F">
        <w:rPr>
          <w:rFonts w:hint="eastAsia"/>
          <w:sz w:val="21"/>
        </w:rPr>
        <w:t>18</w:t>
      </w:r>
      <w:r>
        <w:rPr>
          <w:rFonts w:hint="eastAsia"/>
          <w:sz w:val="21"/>
        </w:rPr>
        <w:t xml:space="preserve"> </w:t>
      </w:r>
      <w:r w:rsidRPr="0024718C">
        <w:rPr>
          <w:sz w:val="21"/>
        </w:rPr>
        <w:t>AVProVideo</w:t>
      </w:r>
      <w:r w:rsidRPr="0024718C">
        <w:rPr>
          <w:rFonts w:hint="eastAsia"/>
          <w:sz w:val="21"/>
        </w:rPr>
        <w:t xml:space="preserve"> CPU</w:t>
      </w:r>
      <w:r w:rsidRPr="0024718C">
        <w:rPr>
          <w:rFonts w:hint="eastAsia"/>
          <w:sz w:val="21"/>
        </w:rPr>
        <w:t>占用</w:t>
      </w:r>
    </w:p>
    <w:p w:rsidR="00BE484D" w:rsidRDefault="00EB4FFD" w:rsidP="00BE484D">
      <w:pPr>
        <w:ind w:firstLine="360"/>
        <w:jc w:val="center"/>
        <w:rPr>
          <w:sz w:val="21"/>
        </w:rPr>
      </w:pPr>
      <w:r>
        <w:rPr>
          <w:noProof/>
        </w:rPr>
        <w:drawing>
          <wp:inline distT="0" distB="0" distL="0" distR="0" wp14:anchorId="69B0EDDB" wp14:editId="43A1E8AA">
            <wp:extent cx="5274310" cy="323967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239672"/>
                    </a:xfrm>
                    <a:prstGeom prst="rect">
                      <a:avLst/>
                    </a:prstGeom>
                  </pic:spPr>
                </pic:pic>
              </a:graphicData>
            </a:graphic>
          </wp:inline>
        </w:drawing>
      </w:r>
    </w:p>
    <w:p w:rsidR="00BE484D" w:rsidRDefault="00BE484D" w:rsidP="00285D81">
      <w:pPr>
        <w:ind w:firstLine="360"/>
        <w:jc w:val="center"/>
        <w:rPr>
          <w:sz w:val="21"/>
        </w:rPr>
      </w:pPr>
      <w:r w:rsidRPr="0024718C">
        <w:rPr>
          <w:rFonts w:hint="eastAsia"/>
          <w:sz w:val="21"/>
        </w:rPr>
        <w:t>图</w:t>
      </w:r>
      <w:r w:rsidR="00E2540F">
        <w:rPr>
          <w:rFonts w:hint="eastAsia"/>
          <w:sz w:val="21"/>
        </w:rPr>
        <w:t>19</w:t>
      </w:r>
      <w:r>
        <w:rPr>
          <w:rFonts w:hint="eastAsia"/>
          <w:sz w:val="21"/>
        </w:rPr>
        <w:t xml:space="preserve"> </w:t>
      </w:r>
      <w:r w:rsidRPr="0024718C">
        <w:rPr>
          <w:sz w:val="21"/>
        </w:rPr>
        <w:t>AVProVideo</w:t>
      </w:r>
      <w:r>
        <w:rPr>
          <w:rFonts w:hint="eastAsia"/>
          <w:sz w:val="21"/>
        </w:rPr>
        <w:t>内存</w:t>
      </w:r>
      <w:r w:rsidRPr="0024718C">
        <w:rPr>
          <w:rFonts w:hint="eastAsia"/>
          <w:sz w:val="21"/>
        </w:rPr>
        <w:t>占用</w:t>
      </w:r>
      <w:r>
        <w:rPr>
          <w:rFonts w:hint="eastAsia"/>
          <w:sz w:val="21"/>
        </w:rPr>
        <w:t>（共</w:t>
      </w:r>
      <w:r>
        <w:rPr>
          <w:rFonts w:hint="eastAsia"/>
          <w:sz w:val="21"/>
        </w:rPr>
        <w:t>4MB</w:t>
      </w:r>
      <w:r>
        <w:rPr>
          <w:rFonts w:hint="eastAsia"/>
          <w:sz w:val="21"/>
        </w:rPr>
        <w:t>）</w:t>
      </w:r>
    </w:p>
    <w:p w:rsidR="00AC0F12" w:rsidRPr="00CA2507" w:rsidRDefault="00CA2507">
      <w:pPr>
        <w:pStyle w:val="1"/>
        <w:pPrChange w:id="260" w:author="薛飞跃" w:date="2017-11-28T11:17:00Z">
          <w:pPr>
            <w:ind w:firstLine="360"/>
            <w:jc w:val="center"/>
          </w:pPr>
        </w:pPrChange>
      </w:pPr>
      <w:ins w:id="261" w:author="薛飞跃" w:date="2017-11-28T11:17:00Z">
        <w:r>
          <w:rPr>
            <w:rFonts w:hint="eastAsia"/>
          </w:rPr>
          <w:t>四、</w:t>
        </w:r>
      </w:ins>
      <w:r w:rsidR="00AC0F12" w:rsidRPr="00CA2507">
        <w:rPr>
          <w:rFonts w:hint="eastAsia"/>
        </w:rPr>
        <w:t>总结</w:t>
      </w:r>
    </w:p>
    <w:p w:rsidR="00AC0F12" w:rsidRPr="00D61814" w:rsidRDefault="00D61814">
      <w:pPr>
        <w:ind w:firstLine="420"/>
        <w:pPrChange w:id="262" w:author="薛飞跃" w:date="2017-11-28T11:29:00Z">
          <w:pPr>
            <w:ind w:firstLine="360"/>
            <w:jc w:val="center"/>
          </w:pPr>
        </w:pPrChange>
      </w:pPr>
      <w:ins w:id="263" w:author="薛飞跃" w:date="2017-11-28T11:19:00Z">
        <w:r>
          <w:rPr>
            <w:rFonts w:hint="eastAsia"/>
          </w:rPr>
          <w:t>经上述数据对比分析，</w:t>
        </w:r>
      </w:ins>
      <w:ins w:id="264" w:author="薛飞跃" w:date="2017-11-28T11:20:00Z">
        <w:r>
          <w:rPr>
            <w:rFonts w:hint="eastAsia"/>
          </w:rPr>
          <w:t>两个插件</w:t>
        </w:r>
      </w:ins>
      <w:ins w:id="265" w:author="薛飞跃" w:date="2017-11-28T11:21:00Z">
        <w:r>
          <w:rPr>
            <w:rFonts w:hint="eastAsia"/>
          </w:rPr>
          <w:t>各存在优劣势</w:t>
        </w:r>
      </w:ins>
      <w:ins w:id="266" w:author="薛飞跃" w:date="2017-11-28T11:27:00Z">
        <w:r>
          <w:rPr>
            <w:rFonts w:hint="eastAsia"/>
          </w:rPr>
          <w:t>。</w:t>
        </w:r>
      </w:ins>
      <w:ins w:id="267" w:author="薛飞跃" w:date="2017-11-28T11:31:00Z">
        <w:r w:rsidR="00F51DB4">
          <w:rPr>
            <w:rFonts w:hint="eastAsia"/>
          </w:rPr>
          <w:t>共同的优势在于，</w:t>
        </w:r>
        <w:r w:rsidR="00F51DB4" w:rsidRPr="00F51DB4">
          <w:rPr>
            <w:rFonts w:hint="eastAsia"/>
          </w:rPr>
          <w:t>不仅可以实现基础的播放功能，还能实现进度条拖放和速率调整。</w:t>
        </w:r>
      </w:ins>
      <w:ins w:id="268" w:author="薛飞跃" w:date="2017-11-28T11:21:00Z">
        <w:r>
          <w:rPr>
            <w:rFonts w:hint="eastAsia"/>
          </w:rPr>
          <w:lastRenderedPageBreak/>
          <w:t>EasyMovie</w:t>
        </w:r>
        <w:r>
          <w:rPr>
            <w:rFonts w:hint="eastAsia"/>
          </w:rPr>
          <w:t>插件</w:t>
        </w:r>
      </w:ins>
      <w:ins w:id="269" w:author="薛飞跃" w:date="2017-11-28T11:26:00Z">
        <w:r>
          <w:rPr>
            <w:rFonts w:hint="eastAsia"/>
          </w:rPr>
          <w:t>优势：</w:t>
        </w:r>
      </w:ins>
      <w:ins w:id="270" w:author="薛飞跃" w:date="2017-11-28T11:21:00Z">
        <w:r>
          <w:rPr>
            <w:rFonts w:hint="eastAsia"/>
          </w:rPr>
          <w:t>支持的视频格式以及流媒体协议更为广泛，</w:t>
        </w:r>
      </w:ins>
      <w:ins w:id="271" w:author="薛飞跃" w:date="2017-11-28T11:26:00Z">
        <w:r>
          <w:rPr>
            <w:rFonts w:hint="eastAsia"/>
          </w:rPr>
          <w:t>劣势：</w:t>
        </w:r>
      </w:ins>
      <w:ins w:id="272" w:author="薛飞跃" w:date="2017-11-28T11:27:00Z">
        <w:r>
          <w:rPr>
            <w:rFonts w:hint="eastAsia"/>
          </w:rPr>
          <w:t>从以上对比数据可以得到</w:t>
        </w:r>
      </w:ins>
      <w:ins w:id="273" w:author="薛飞跃" w:date="2017-11-28T11:26:00Z">
        <w:r>
          <w:rPr>
            <w:rFonts w:hint="eastAsia"/>
          </w:rPr>
          <w:t>内存</w:t>
        </w:r>
      </w:ins>
      <w:ins w:id="274" w:author="薛飞跃" w:date="2017-11-28T11:27:00Z">
        <w:r>
          <w:rPr>
            <w:rFonts w:hint="eastAsia"/>
          </w:rPr>
          <w:t>占用稍大</w:t>
        </w:r>
      </w:ins>
      <w:ins w:id="275" w:author="薛飞跃" w:date="2017-11-28T11:44:00Z">
        <w:r w:rsidR="00EB400A">
          <w:rPr>
            <w:rFonts w:hint="eastAsia"/>
          </w:rPr>
          <w:t>,</w:t>
        </w:r>
        <w:r w:rsidR="00EB400A">
          <w:rPr>
            <w:rFonts w:hint="eastAsia"/>
          </w:rPr>
          <w:t>另外在</w:t>
        </w:r>
        <w:r w:rsidR="00EB400A">
          <w:rPr>
            <w:rFonts w:hint="eastAsia"/>
          </w:rPr>
          <w:t>UnityEditor</w:t>
        </w:r>
      </w:ins>
      <w:ins w:id="276" w:author="薛飞跃" w:date="2017-11-28T11:45:00Z">
        <w:r w:rsidR="00EB400A">
          <w:rPr>
            <w:rFonts w:hint="eastAsia"/>
          </w:rPr>
          <w:t>模式下播放视频会出现编辑器崩溃的情况</w:t>
        </w:r>
      </w:ins>
      <w:bookmarkStart w:id="277" w:name="_GoBack"/>
      <w:bookmarkEnd w:id="277"/>
      <w:ins w:id="278" w:author="薛飞跃" w:date="2017-11-28T11:27:00Z">
        <w:r>
          <w:rPr>
            <w:rFonts w:hint="eastAsia"/>
          </w:rPr>
          <w:t>；</w:t>
        </w:r>
      </w:ins>
      <w:ins w:id="279" w:author="薛飞跃" w:date="2017-11-28T11:28:00Z">
        <w:r>
          <w:rPr>
            <w:rFonts w:hint="eastAsia"/>
          </w:rPr>
          <w:t>AVProVideo</w:t>
        </w:r>
        <w:r>
          <w:rPr>
            <w:rFonts w:hint="eastAsia"/>
          </w:rPr>
          <w:t>插件优势：内存占用较小，劣势：可</w:t>
        </w:r>
      </w:ins>
      <w:ins w:id="280" w:author="薛飞跃" w:date="2017-11-28T11:29:00Z">
        <w:r>
          <w:rPr>
            <w:rFonts w:hint="eastAsia"/>
          </w:rPr>
          <w:t>支持的视频格式</w:t>
        </w:r>
        <w:r w:rsidR="0082239B">
          <w:rPr>
            <w:rFonts w:hint="eastAsia"/>
          </w:rPr>
          <w:t>和流媒体协议</w:t>
        </w:r>
        <w:r>
          <w:rPr>
            <w:rFonts w:hint="eastAsia"/>
          </w:rPr>
          <w:t>较少</w:t>
        </w:r>
      </w:ins>
      <w:ins w:id="281" w:author="薛飞跃" w:date="2017-11-28T11:32:00Z">
        <w:r w:rsidR="00501611">
          <w:rPr>
            <w:rFonts w:hint="eastAsia"/>
          </w:rPr>
          <w:t>。在具体使用的过程中可根据具体情况斟酌选择。</w:t>
        </w:r>
      </w:ins>
    </w:p>
    <w:sectPr w:rsidR="00AC0F12" w:rsidRPr="00D6181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1" w:author="薛飞跃" w:date="2017-11-28T11:24:00Z" w:initials="xfy">
    <w:p w:rsidR="00D61814" w:rsidRDefault="00D61814">
      <w:pPr>
        <w:pStyle w:val="ad"/>
      </w:pPr>
      <w:r>
        <w:rPr>
          <w:rStyle w:val="ac"/>
        </w:rPr>
        <w:annotationRef/>
      </w:r>
      <w:r>
        <w:rPr>
          <w:rFonts w:hint="eastAsia"/>
        </w:rPr>
        <w:t>注意和</w:t>
      </w:r>
      <w:r>
        <w:rPr>
          <w:rFonts w:hint="eastAsia"/>
        </w:rPr>
        <w:t>Unity</w:t>
      </w:r>
      <w:r>
        <w:rPr>
          <w:rFonts w:hint="eastAsia"/>
        </w:rPr>
        <w:t>版本的适配</w:t>
      </w:r>
    </w:p>
  </w:comment>
  <w:comment w:id="236" w:author="薛飞跃" w:date="2017-11-28T11:23:00Z" w:initials="xfy">
    <w:p w:rsidR="00D61814" w:rsidRDefault="00D61814">
      <w:pPr>
        <w:pStyle w:val="ad"/>
      </w:pPr>
      <w:r>
        <w:rPr>
          <w:rStyle w:val="ac"/>
        </w:rPr>
        <w:annotationRef/>
      </w:r>
      <w:r>
        <w:rPr>
          <w:rFonts w:hint="eastAsia"/>
        </w:rPr>
        <w:t>此处请注意视频地址的动态更新</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5140" w:rsidRDefault="00E65140" w:rsidP="0001142F">
      <w:r>
        <w:separator/>
      </w:r>
    </w:p>
  </w:endnote>
  <w:endnote w:type="continuationSeparator" w:id="0">
    <w:p w:rsidR="00E65140" w:rsidRDefault="00E65140" w:rsidP="00011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5140" w:rsidRDefault="00E65140" w:rsidP="0001142F">
      <w:r>
        <w:separator/>
      </w:r>
    </w:p>
  </w:footnote>
  <w:footnote w:type="continuationSeparator" w:id="0">
    <w:p w:rsidR="00E65140" w:rsidRDefault="00E65140" w:rsidP="000114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14383"/>
    <w:multiLevelType w:val="hybridMultilevel"/>
    <w:tmpl w:val="B49E8728"/>
    <w:lvl w:ilvl="0" w:tplc="843A0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555D92"/>
    <w:multiLevelType w:val="hybridMultilevel"/>
    <w:tmpl w:val="5CFCB814"/>
    <w:lvl w:ilvl="0" w:tplc="D58E4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1BDA418E"/>
    <w:multiLevelType w:val="hybridMultilevel"/>
    <w:tmpl w:val="FD8ECDDA"/>
    <w:lvl w:ilvl="0" w:tplc="CF1E2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81F3CD4"/>
    <w:multiLevelType w:val="hybridMultilevel"/>
    <w:tmpl w:val="7938E290"/>
    <w:lvl w:ilvl="0" w:tplc="18AE271A">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2F41F0F"/>
    <w:multiLevelType w:val="hybridMultilevel"/>
    <w:tmpl w:val="9C2E2924"/>
    <w:lvl w:ilvl="0" w:tplc="230618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345581D"/>
    <w:multiLevelType w:val="hybridMultilevel"/>
    <w:tmpl w:val="689C9EB0"/>
    <w:lvl w:ilvl="0" w:tplc="D9809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trackRevision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20B"/>
    <w:rsid w:val="0001142F"/>
    <w:rsid w:val="00031840"/>
    <w:rsid w:val="000B450F"/>
    <w:rsid w:val="000D3794"/>
    <w:rsid w:val="00132B0A"/>
    <w:rsid w:val="00182272"/>
    <w:rsid w:val="001919ED"/>
    <w:rsid w:val="001A3985"/>
    <w:rsid w:val="001B3107"/>
    <w:rsid w:val="001E28A5"/>
    <w:rsid w:val="001F0173"/>
    <w:rsid w:val="001F0DAE"/>
    <w:rsid w:val="00226F4F"/>
    <w:rsid w:val="002364D5"/>
    <w:rsid w:val="0024718C"/>
    <w:rsid w:val="0025516B"/>
    <w:rsid w:val="00285D81"/>
    <w:rsid w:val="002B1F58"/>
    <w:rsid w:val="002B4B27"/>
    <w:rsid w:val="002D44C4"/>
    <w:rsid w:val="002F6D96"/>
    <w:rsid w:val="00330D2F"/>
    <w:rsid w:val="00343758"/>
    <w:rsid w:val="003475D2"/>
    <w:rsid w:val="003848F3"/>
    <w:rsid w:val="003A7AA7"/>
    <w:rsid w:val="003E2CFC"/>
    <w:rsid w:val="003E4E74"/>
    <w:rsid w:val="00410750"/>
    <w:rsid w:val="00443E9B"/>
    <w:rsid w:val="00457E91"/>
    <w:rsid w:val="0046044D"/>
    <w:rsid w:val="00461022"/>
    <w:rsid w:val="004854BB"/>
    <w:rsid w:val="00501611"/>
    <w:rsid w:val="0057686A"/>
    <w:rsid w:val="005C7FCF"/>
    <w:rsid w:val="006326FF"/>
    <w:rsid w:val="00653227"/>
    <w:rsid w:val="006551AD"/>
    <w:rsid w:val="0066058C"/>
    <w:rsid w:val="0066538F"/>
    <w:rsid w:val="00715E90"/>
    <w:rsid w:val="00720443"/>
    <w:rsid w:val="007412ED"/>
    <w:rsid w:val="00746C10"/>
    <w:rsid w:val="00764B31"/>
    <w:rsid w:val="00796F5F"/>
    <w:rsid w:val="007F5541"/>
    <w:rsid w:val="007F56A7"/>
    <w:rsid w:val="0080369D"/>
    <w:rsid w:val="00817365"/>
    <w:rsid w:val="0082239B"/>
    <w:rsid w:val="00841282"/>
    <w:rsid w:val="00857495"/>
    <w:rsid w:val="008D09BA"/>
    <w:rsid w:val="00901845"/>
    <w:rsid w:val="0097163A"/>
    <w:rsid w:val="00992701"/>
    <w:rsid w:val="00992B03"/>
    <w:rsid w:val="009A234F"/>
    <w:rsid w:val="00A50A95"/>
    <w:rsid w:val="00A61DEB"/>
    <w:rsid w:val="00AC0F12"/>
    <w:rsid w:val="00AF34E0"/>
    <w:rsid w:val="00B416B3"/>
    <w:rsid w:val="00B43C46"/>
    <w:rsid w:val="00B62854"/>
    <w:rsid w:val="00B62E6E"/>
    <w:rsid w:val="00BA3C64"/>
    <w:rsid w:val="00BE11AF"/>
    <w:rsid w:val="00BE484D"/>
    <w:rsid w:val="00C11F32"/>
    <w:rsid w:val="00C16E75"/>
    <w:rsid w:val="00C25314"/>
    <w:rsid w:val="00C96D7B"/>
    <w:rsid w:val="00CA2507"/>
    <w:rsid w:val="00CB2C4C"/>
    <w:rsid w:val="00CF396D"/>
    <w:rsid w:val="00D12ADA"/>
    <w:rsid w:val="00D24516"/>
    <w:rsid w:val="00D60F97"/>
    <w:rsid w:val="00D6120B"/>
    <w:rsid w:val="00D61814"/>
    <w:rsid w:val="00DB20ED"/>
    <w:rsid w:val="00DD3181"/>
    <w:rsid w:val="00DE3995"/>
    <w:rsid w:val="00E04B6E"/>
    <w:rsid w:val="00E1268D"/>
    <w:rsid w:val="00E20736"/>
    <w:rsid w:val="00E2540F"/>
    <w:rsid w:val="00E36E82"/>
    <w:rsid w:val="00E61F89"/>
    <w:rsid w:val="00E65140"/>
    <w:rsid w:val="00E65AF0"/>
    <w:rsid w:val="00E93D90"/>
    <w:rsid w:val="00E94E74"/>
    <w:rsid w:val="00EB400A"/>
    <w:rsid w:val="00EB4FFD"/>
    <w:rsid w:val="00ED3B24"/>
    <w:rsid w:val="00EE618A"/>
    <w:rsid w:val="00EF3959"/>
    <w:rsid w:val="00F02162"/>
    <w:rsid w:val="00F14467"/>
    <w:rsid w:val="00F51DB4"/>
    <w:rsid w:val="00F976A3"/>
    <w:rsid w:val="00FC4A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6F4F"/>
    <w:pPr>
      <w:widowControl w:val="0"/>
    </w:pPr>
    <w:rPr>
      <w:rFonts w:eastAsia="微软雅黑"/>
      <w:sz w:val="28"/>
    </w:rPr>
  </w:style>
  <w:style w:type="paragraph" w:styleId="1">
    <w:name w:val="heading 1"/>
    <w:basedOn w:val="a"/>
    <w:next w:val="a"/>
    <w:link w:val="1Char"/>
    <w:uiPriority w:val="9"/>
    <w:qFormat/>
    <w:rsid w:val="003E4E74"/>
    <w:pPr>
      <w:spacing w:before="340" w:after="330"/>
      <w:outlineLvl w:val="0"/>
    </w:pPr>
    <w:rPr>
      <w:b/>
      <w:bCs/>
      <w:kern w:val="44"/>
      <w:sz w:val="30"/>
      <w:szCs w:val="44"/>
    </w:rPr>
  </w:style>
  <w:style w:type="paragraph" w:styleId="2">
    <w:name w:val="heading 2"/>
    <w:basedOn w:val="a"/>
    <w:next w:val="a"/>
    <w:link w:val="2Char"/>
    <w:uiPriority w:val="9"/>
    <w:unhideWhenUsed/>
    <w:qFormat/>
    <w:rsid w:val="003E4E74"/>
    <w:pPr>
      <w:snapToGrid w:val="0"/>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2B1F58"/>
    <w:pPr>
      <w:spacing w:before="260" w:after="260"/>
      <w:outlineLvl w:val="2"/>
    </w:pPr>
    <w:rPr>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E4E74"/>
    <w:rPr>
      <w:rFonts w:eastAsia="微软雅黑"/>
      <w:b/>
      <w:bCs/>
      <w:kern w:val="44"/>
      <w:sz w:val="30"/>
      <w:szCs w:val="44"/>
    </w:rPr>
  </w:style>
  <w:style w:type="character" w:customStyle="1" w:styleId="2Char">
    <w:name w:val="标题 2 Char"/>
    <w:basedOn w:val="a0"/>
    <w:link w:val="2"/>
    <w:uiPriority w:val="9"/>
    <w:rsid w:val="003E4E74"/>
    <w:rPr>
      <w:rFonts w:asciiTheme="majorHAnsi" w:eastAsia="微软雅黑" w:hAnsiTheme="majorHAnsi" w:cstheme="majorBidi"/>
      <w:b/>
      <w:bCs/>
      <w:sz w:val="30"/>
      <w:szCs w:val="32"/>
    </w:rPr>
  </w:style>
  <w:style w:type="paragraph" w:styleId="a3">
    <w:name w:val="List Paragraph"/>
    <w:basedOn w:val="a"/>
    <w:uiPriority w:val="34"/>
    <w:qFormat/>
    <w:rsid w:val="002B1F58"/>
    <w:pPr>
      <w:ind w:firstLineChars="200" w:firstLine="420"/>
    </w:pPr>
  </w:style>
  <w:style w:type="character" w:customStyle="1" w:styleId="3Char">
    <w:name w:val="标题 3 Char"/>
    <w:basedOn w:val="a0"/>
    <w:link w:val="3"/>
    <w:uiPriority w:val="9"/>
    <w:rsid w:val="002B1F58"/>
    <w:rPr>
      <w:rFonts w:eastAsia="微软雅黑"/>
      <w:bCs/>
      <w:sz w:val="30"/>
      <w:szCs w:val="32"/>
    </w:rPr>
  </w:style>
  <w:style w:type="paragraph" w:styleId="a4">
    <w:name w:val="Date"/>
    <w:basedOn w:val="a"/>
    <w:next w:val="a"/>
    <w:link w:val="Char"/>
    <w:uiPriority w:val="99"/>
    <w:semiHidden/>
    <w:unhideWhenUsed/>
    <w:rsid w:val="003E4E74"/>
    <w:pPr>
      <w:ind w:leftChars="2500" w:left="100"/>
    </w:pPr>
  </w:style>
  <w:style w:type="character" w:customStyle="1" w:styleId="Char">
    <w:name w:val="日期 Char"/>
    <w:basedOn w:val="a0"/>
    <w:link w:val="a4"/>
    <w:uiPriority w:val="99"/>
    <w:semiHidden/>
    <w:rsid w:val="003E4E74"/>
    <w:rPr>
      <w:rFonts w:eastAsia="微软雅黑"/>
      <w:sz w:val="28"/>
    </w:rPr>
  </w:style>
  <w:style w:type="paragraph" w:styleId="a5">
    <w:name w:val="Balloon Text"/>
    <w:basedOn w:val="a"/>
    <w:link w:val="Char0"/>
    <w:uiPriority w:val="99"/>
    <w:semiHidden/>
    <w:unhideWhenUsed/>
    <w:rsid w:val="00F02162"/>
    <w:rPr>
      <w:sz w:val="18"/>
      <w:szCs w:val="18"/>
    </w:rPr>
  </w:style>
  <w:style w:type="character" w:customStyle="1" w:styleId="Char0">
    <w:name w:val="批注框文本 Char"/>
    <w:basedOn w:val="a0"/>
    <w:link w:val="a5"/>
    <w:uiPriority w:val="99"/>
    <w:semiHidden/>
    <w:rsid w:val="00F02162"/>
    <w:rPr>
      <w:rFonts w:eastAsia="微软雅黑"/>
      <w:sz w:val="18"/>
      <w:szCs w:val="18"/>
    </w:rPr>
  </w:style>
  <w:style w:type="character" w:styleId="a6">
    <w:name w:val="Hyperlink"/>
    <w:basedOn w:val="a0"/>
    <w:uiPriority w:val="99"/>
    <w:unhideWhenUsed/>
    <w:rsid w:val="009A234F"/>
    <w:rPr>
      <w:color w:val="0000FF" w:themeColor="hyperlink"/>
      <w:u w:val="single"/>
    </w:rPr>
  </w:style>
  <w:style w:type="character" w:styleId="a7">
    <w:name w:val="FollowedHyperlink"/>
    <w:basedOn w:val="a0"/>
    <w:uiPriority w:val="99"/>
    <w:semiHidden/>
    <w:unhideWhenUsed/>
    <w:rsid w:val="009A234F"/>
    <w:rPr>
      <w:color w:val="800080" w:themeColor="followedHyperlink"/>
      <w:u w:val="single"/>
    </w:rPr>
  </w:style>
  <w:style w:type="paragraph" w:styleId="a8">
    <w:name w:val="header"/>
    <w:basedOn w:val="a"/>
    <w:link w:val="Char1"/>
    <w:uiPriority w:val="99"/>
    <w:unhideWhenUsed/>
    <w:rsid w:val="0001142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01142F"/>
    <w:rPr>
      <w:rFonts w:eastAsia="微软雅黑"/>
      <w:sz w:val="18"/>
      <w:szCs w:val="18"/>
    </w:rPr>
  </w:style>
  <w:style w:type="paragraph" w:styleId="a9">
    <w:name w:val="footer"/>
    <w:basedOn w:val="a"/>
    <w:link w:val="Char2"/>
    <w:uiPriority w:val="99"/>
    <w:unhideWhenUsed/>
    <w:rsid w:val="0001142F"/>
    <w:pPr>
      <w:tabs>
        <w:tab w:val="center" w:pos="4153"/>
        <w:tab w:val="right" w:pos="8306"/>
      </w:tabs>
      <w:snapToGrid w:val="0"/>
    </w:pPr>
    <w:rPr>
      <w:sz w:val="18"/>
      <w:szCs w:val="18"/>
    </w:rPr>
  </w:style>
  <w:style w:type="character" w:customStyle="1" w:styleId="Char2">
    <w:name w:val="页脚 Char"/>
    <w:basedOn w:val="a0"/>
    <w:link w:val="a9"/>
    <w:uiPriority w:val="99"/>
    <w:rsid w:val="0001142F"/>
    <w:rPr>
      <w:rFonts w:eastAsia="微软雅黑"/>
      <w:sz w:val="18"/>
      <w:szCs w:val="18"/>
    </w:rPr>
  </w:style>
  <w:style w:type="table" w:styleId="aa">
    <w:name w:val="Table Grid"/>
    <w:basedOn w:val="a1"/>
    <w:uiPriority w:val="59"/>
    <w:rsid w:val="007F56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A2507"/>
    <w:pPr>
      <w:keepNext/>
      <w:keepLines/>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CA2507"/>
  </w:style>
  <w:style w:type="paragraph" w:styleId="20">
    <w:name w:val="toc 2"/>
    <w:basedOn w:val="a"/>
    <w:next w:val="a"/>
    <w:autoRedefine/>
    <w:uiPriority w:val="39"/>
    <w:unhideWhenUsed/>
    <w:qFormat/>
    <w:rsid w:val="00CA2507"/>
    <w:pPr>
      <w:ind w:leftChars="200" w:left="420"/>
    </w:pPr>
  </w:style>
  <w:style w:type="paragraph" w:styleId="ab">
    <w:name w:val="Title"/>
    <w:basedOn w:val="a"/>
    <w:next w:val="a"/>
    <w:link w:val="Char3"/>
    <w:uiPriority w:val="10"/>
    <w:qFormat/>
    <w:rsid w:val="00CA250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b"/>
    <w:uiPriority w:val="10"/>
    <w:rsid w:val="00CA2507"/>
    <w:rPr>
      <w:rFonts w:asciiTheme="majorHAnsi" w:eastAsia="微软雅黑" w:hAnsiTheme="majorHAnsi" w:cstheme="majorBidi"/>
      <w:b/>
      <w:bCs/>
      <w:sz w:val="32"/>
      <w:szCs w:val="32"/>
    </w:rPr>
  </w:style>
  <w:style w:type="paragraph" w:styleId="30">
    <w:name w:val="toc 3"/>
    <w:basedOn w:val="a"/>
    <w:next w:val="a"/>
    <w:autoRedefine/>
    <w:uiPriority w:val="39"/>
    <w:semiHidden/>
    <w:unhideWhenUsed/>
    <w:qFormat/>
    <w:rsid w:val="00CA2507"/>
    <w:pPr>
      <w:widowControl/>
      <w:spacing w:after="100" w:line="276" w:lineRule="auto"/>
      <w:ind w:left="440"/>
    </w:pPr>
    <w:rPr>
      <w:rFonts w:eastAsiaTheme="minorEastAsia"/>
      <w:kern w:val="0"/>
      <w:sz w:val="22"/>
    </w:rPr>
  </w:style>
  <w:style w:type="character" w:styleId="ac">
    <w:name w:val="annotation reference"/>
    <w:basedOn w:val="a0"/>
    <w:uiPriority w:val="99"/>
    <w:semiHidden/>
    <w:unhideWhenUsed/>
    <w:rsid w:val="00D61814"/>
    <w:rPr>
      <w:sz w:val="21"/>
      <w:szCs w:val="21"/>
    </w:rPr>
  </w:style>
  <w:style w:type="paragraph" w:styleId="ad">
    <w:name w:val="annotation text"/>
    <w:basedOn w:val="a"/>
    <w:link w:val="Char4"/>
    <w:uiPriority w:val="99"/>
    <w:semiHidden/>
    <w:unhideWhenUsed/>
    <w:rsid w:val="00D61814"/>
  </w:style>
  <w:style w:type="character" w:customStyle="1" w:styleId="Char4">
    <w:name w:val="批注文字 Char"/>
    <w:basedOn w:val="a0"/>
    <w:link w:val="ad"/>
    <w:uiPriority w:val="99"/>
    <w:semiHidden/>
    <w:rsid w:val="00D61814"/>
    <w:rPr>
      <w:rFonts w:eastAsia="微软雅黑"/>
      <w:sz w:val="28"/>
    </w:rPr>
  </w:style>
  <w:style w:type="paragraph" w:styleId="ae">
    <w:name w:val="annotation subject"/>
    <w:basedOn w:val="ad"/>
    <w:next w:val="ad"/>
    <w:link w:val="Char5"/>
    <w:uiPriority w:val="99"/>
    <w:semiHidden/>
    <w:unhideWhenUsed/>
    <w:rsid w:val="00D61814"/>
    <w:rPr>
      <w:b/>
      <w:bCs/>
    </w:rPr>
  </w:style>
  <w:style w:type="character" w:customStyle="1" w:styleId="Char5">
    <w:name w:val="批注主题 Char"/>
    <w:basedOn w:val="Char4"/>
    <w:link w:val="ae"/>
    <w:uiPriority w:val="99"/>
    <w:semiHidden/>
    <w:rsid w:val="00D61814"/>
    <w:rPr>
      <w:rFonts w:eastAsia="微软雅黑"/>
      <w:b/>
      <w:bCs/>
      <w:sz w:val="28"/>
    </w:rPr>
  </w:style>
  <w:style w:type="paragraph" w:styleId="af">
    <w:name w:val="Revision"/>
    <w:hidden/>
    <w:uiPriority w:val="99"/>
    <w:semiHidden/>
    <w:rsid w:val="00D61814"/>
    <w:rPr>
      <w:rFonts w:eastAsia="微软雅黑"/>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6F4F"/>
    <w:pPr>
      <w:widowControl w:val="0"/>
    </w:pPr>
    <w:rPr>
      <w:rFonts w:eastAsia="微软雅黑"/>
      <w:sz w:val="28"/>
    </w:rPr>
  </w:style>
  <w:style w:type="paragraph" w:styleId="1">
    <w:name w:val="heading 1"/>
    <w:basedOn w:val="a"/>
    <w:next w:val="a"/>
    <w:link w:val="1Char"/>
    <w:uiPriority w:val="9"/>
    <w:qFormat/>
    <w:rsid w:val="003E4E74"/>
    <w:pPr>
      <w:spacing w:before="340" w:after="330"/>
      <w:outlineLvl w:val="0"/>
    </w:pPr>
    <w:rPr>
      <w:b/>
      <w:bCs/>
      <w:kern w:val="44"/>
      <w:sz w:val="30"/>
      <w:szCs w:val="44"/>
    </w:rPr>
  </w:style>
  <w:style w:type="paragraph" w:styleId="2">
    <w:name w:val="heading 2"/>
    <w:basedOn w:val="a"/>
    <w:next w:val="a"/>
    <w:link w:val="2Char"/>
    <w:uiPriority w:val="9"/>
    <w:unhideWhenUsed/>
    <w:qFormat/>
    <w:rsid w:val="003E4E74"/>
    <w:pPr>
      <w:snapToGrid w:val="0"/>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2B1F58"/>
    <w:pPr>
      <w:spacing w:before="260" w:after="260"/>
      <w:outlineLvl w:val="2"/>
    </w:pPr>
    <w:rPr>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E4E74"/>
    <w:rPr>
      <w:rFonts w:eastAsia="微软雅黑"/>
      <w:b/>
      <w:bCs/>
      <w:kern w:val="44"/>
      <w:sz w:val="30"/>
      <w:szCs w:val="44"/>
    </w:rPr>
  </w:style>
  <w:style w:type="character" w:customStyle="1" w:styleId="2Char">
    <w:name w:val="标题 2 Char"/>
    <w:basedOn w:val="a0"/>
    <w:link w:val="2"/>
    <w:uiPriority w:val="9"/>
    <w:rsid w:val="003E4E74"/>
    <w:rPr>
      <w:rFonts w:asciiTheme="majorHAnsi" w:eastAsia="微软雅黑" w:hAnsiTheme="majorHAnsi" w:cstheme="majorBidi"/>
      <w:b/>
      <w:bCs/>
      <w:sz w:val="30"/>
      <w:szCs w:val="32"/>
    </w:rPr>
  </w:style>
  <w:style w:type="paragraph" w:styleId="a3">
    <w:name w:val="List Paragraph"/>
    <w:basedOn w:val="a"/>
    <w:uiPriority w:val="34"/>
    <w:qFormat/>
    <w:rsid w:val="002B1F58"/>
    <w:pPr>
      <w:ind w:firstLineChars="200" w:firstLine="420"/>
    </w:pPr>
  </w:style>
  <w:style w:type="character" w:customStyle="1" w:styleId="3Char">
    <w:name w:val="标题 3 Char"/>
    <w:basedOn w:val="a0"/>
    <w:link w:val="3"/>
    <w:uiPriority w:val="9"/>
    <w:rsid w:val="002B1F58"/>
    <w:rPr>
      <w:rFonts w:eastAsia="微软雅黑"/>
      <w:bCs/>
      <w:sz w:val="30"/>
      <w:szCs w:val="32"/>
    </w:rPr>
  </w:style>
  <w:style w:type="paragraph" w:styleId="a4">
    <w:name w:val="Date"/>
    <w:basedOn w:val="a"/>
    <w:next w:val="a"/>
    <w:link w:val="Char"/>
    <w:uiPriority w:val="99"/>
    <w:semiHidden/>
    <w:unhideWhenUsed/>
    <w:rsid w:val="003E4E74"/>
    <w:pPr>
      <w:ind w:leftChars="2500" w:left="100"/>
    </w:pPr>
  </w:style>
  <w:style w:type="character" w:customStyle="1" w:styleId="Char">
    <w:name w:val="日期 Char"/>
    <w:basedOn w:val="a0"/>
    <w:link w:val="a4"/>
    <w:uiPriority w:val="99"/>
    <w:semiHidden/>
    <w:rsid w:val="003E4E74"/>
    <w:rPr>
      <w:rFonts w:eastAsia="微软雅黑"/>
      <w:sz w:val="28"/>
    </w:rPr>
  </w:style>
  <w:style w:type="paragraph" w:styleId="a5">
    <w:name w:val="Balloon Text"/>
    <w:basedOn w:val="a"/>
    <w:link w:val="Char0"/>
    <w:uiPriority w:val="99"/>
    <w:semiHidden/>
    <w:unhideWhenUsed/>
    <w:rsid w:val="00F02162"/>
    <w:rPr>
      <w:sz w:val="18"/>
      <w:szCs w:val="18"/>
    </w:rPr>
  </w:style>
  <w:style w:type="character" w:customStyle="1" w:styleId="Char0">
    <w:name w:val="批注框文本 Char"/>
    <w:basedOn w:val="a0"/>
    <w:link w:val="a5"/>
    <w:uiPriority w:val="99"/>
    <w:semiHidden/>
    <w:rsid w:val="00F02162"/>
    <w:rPr>
      <w:rFonts w:eastAsia="微软雅黑"/>
      <w:sz w:val="18"/>
      <w:szCs w:val="18"/>
    </w:rPr>
  </w:style>
  <w:style w:type="character" w:styleId="a6">
    <w:name w:val="Hyperlink"/>
    <w:basedOn w:val="a0"/>
    <w:uiPriority w:val="99"/>
    <w:unhideWhenUsed/>
    <w:rsid w:val="009A234F"/>
    <w:rPr>
      <w:color w:val="0000FF" w:themeColor="hyperlink"/>
      <w:u w:val="single"/>
    </w:rPr>
  </w:style>
  <w:style w:type="character" w:styleId="a7">
    <w:name w:val="FollowedHyperlink"/>
    <w:basedOn w:val="a0"/>
    <w:uiPriority w:val="99"/>
    <w:semiHidden/>
    <w:unhideWhenUsed/>
    <w:rsid w:val="009A234F"/>
    <w:rPr>
      <w:color w:val="800080" w:themeColor="followedHyperlink"/>
      <w:u w:val="single"/>
    </w:rPr>
  </w:style>
  <w:style w:type="paragraph" w:styleId="a8">
    <w:name w:val="header"/>
    <w:basedOn w:val="a"/>
    <w:link w:val="Char1"/>
    <w:uiPriority w:val="99"/>
    <w:unhideWhenUsed/>
    <w:rsid w:val="0001142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01142F"/>
    <w:rPr>
      <w:rFonts w:eastAsia="微软雅黑"/>
      <w:sz w:val="18"/>
      <w:szCs w:val="18"/>
    </w:rPr>
  </w:style>
  <w:style w:type="paragraph" w:styleId="a9">
    <w:name w:val="footer"/>
    <w:basedOn w:val="a"/>
    <w:link w:val="Char2"/>
    <w:uiPriority w:val="99"/>
    <w:unhideWhenUsed/>
    <w:rsid w:val="0001142F"/>
    <w:pPr>
      <w:tabs>
        <w:tab w:val="center" w:pos="4153"/>
        <w:tab w:val="right" w:pos="8306"/>
      </w:tabs>
      <w:snapToGrid w:val="0"/>
    </w:pPr>
    <w:rPr>
      <w:sz w:val="18"/>
      <w:szCs w:val="18"/>
    </w:rPr>
  </w:style>
  <w:style w:type="character" w:customStyle="1" w:styleId="Char2">
    <w:name w:val="页脚 Char"/>
    <w:basedOn w:val="a0"/>
    <w:link w:val="a9"/>
    <w:uiPriority w:val="99"/>
    <w:rsid w:val="0001142F"/>
    <w:rPr>
      <w:rFonts w:eastAsia="微软雅黑"/>
      <w:sz w:val="18"/>
      <w:szCs w:val="18"/>
    </w:rPr>
  </w:style>
  <w:style w:type="table" w:styleId="aa">
    <w:name w:val="Table Grid"/>
    <w:basedOn w:val="a1"/>
    <w:uiPriority w:val="59"/>
    <w:rsid w:val="007F56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A2507"/>
    <w:pPr>
      <w:keepNext/>
      <w:keepLines/>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CA2507"/>
  </w:style>
  <w:style w:type="paragraph" w:styleId="20">
    <w:name w:val="toc 2"/>
    <w:basedOn w:val="a"/>
    <w:next w:val="a"/>
    <w:autoRedefine/>
    <w:uiPriority w:val="39"/>
    <w:unhideWhenUsed/>
    <w:qFormat/>
    <w:rsid w:val="00CA2507"/>
    <w:pPr>
      <w:ind w:leftChars="200" w:left="420"/>
    </w:pPr>
  </w:style>
  <w:style w:type="paragraph" w:styleId="ab">
    <w:name w:val="Title"/>
    <w:basedOn w:val="a"/>
    <w:next w:val="a"/>
    <w:link w:val="Char3"/>
    <w:uiPriority w:val="10"/>
    <w:qFormat/>
    <w:rsid w:val="00CA250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b"/>
    <w:uiPriority w:val="10"/>
    <w:rsid w:val="00CA2507"/>
    <w:rPr>
      <w:rFonts w:asciiTheme="majorHAnsi" w:eastAsia="微软雅黑" w:hAnsiTheme="majorHAnsi" w:cstheme="majorBidi"/>
      <w:b/>
      <w:bCs/>
      <w:sz w:val="32"/>
      <w:szCs w:val="32"/>
    </w:rPr>
  </w:style>
  <w:style w:type="paragraph" w:styleId="30">
    <w:name w:val="toc 3"/>
    <w:basedOn w:val="a"/>
    <w:next w:val="a"/>
    <w:autoRedefine/>
    <w:uiPriority w:val="39"/>
    <w:semiHidden/>
    <w:unhideWhenUsed/>
    <w:qFormat/>
    <w:rsid w:val="00CA2507"/>
    <w:pPr>
      <w:widowControl/>
      <w:spacing w:after="100" w:line="276" w:lineRule="auto"/>
      <w:ind w:left="440"/>
    </w:pPr>
    <w:rPr>
      <w:rFonts w:eastAsiaTheme="minorEastAsia"/>
      <w:kern w:val="0"/>
      <w:sz w:val="22"/>
    </w:rPr>
  </w:style>
  <w:style w:type="character" w:styleId="ac">
    <w:name w:val="annotation reference"/>
    <w:basedOn w:val="a0"/>
    <w:uiPriority w:val="99"/>
    <w:semiHidden/>
    <w:unhideWhenUsed/>
    <w:rsid w:val="00D61814"/>
    <w:rPr>
      <w:sz w:val="21"/>
      <w:szCs w:val="21"/>
    </w:rPr>
  </w:style>
  <w:style w:type="paragraph" w:styleId="ad">
    <w:name w:val="annotation text"/>
    <w:basedOn w:val="a"/>
    <w:link w:val="Char4"/>
    <w:uiPriority w:val="99"/>
    <w:semiHidden/>
    <w:unhideWhenUsed/>
    <w:rsid w:val="00D61814"/>
  </w:style>
  <w:style w:type="character" w:customStyle="1" w:styleId="Char4">
    <w:name w:val="批注文字 Char"/>
    <w:basedOn w:val="a0"/>
    <w:link w:val="ad"/>
    <w:uiPriority w:val="99"/>
    <w:semiHidden/>
    <w:rsid w:val="00D61814"/>
    <w:rPr>
      <w:rFonts w:eastAsia="微软雅黑"/>
      <w:sz w:val="28"/>
    </w:rPr>
  </w:style>
  <w:style w:type="paragraph" w:styleId="ae">
    <w:name w:val="annotation subject"/>
    <w:basedOn w:val="ad"/>
    <w:next w:val="ad"/>
    <w:link w:val="Char5"/>
    <w:uiPriority w:val="99"/>
    <w:semiHidden/>
    <w:unhideWhenUsed/>
    <w:rsid w:val="00D61814"/>
    <w:rPr>
      <w:b/>
      <w:bCs/>
    </w:rPr>
  </w:style>
  <w:style w:type="character" w:customStyle="1" w:styleId="Char5">
    <w:name w:val="批注主题 Char"/>
    <w:basedOn w:val="Char4"/>
    <w:link w:val="ae"/>
    <w:uiPriority w:val="99"/>
    <w:semiHidden/>
    <w:rsid w:val="00D61814"/>
    <w:rPr>
      <w:rFonts w:eastAsia="微软雅黑"/>
      <w:b/>
      <w:bCs/>
      <w:sz w:val="28"/>
    </w:rPr>
  </w:style>
  <w:style w:type="paragraph" w:styleId="af">
    <w:name w:val="Revision"/>
    <w:hidden/>
    <w:uiPriority w:val="99"/>
    <w:semiHidden/>
    <w:rsid w:val="00D61814"/>
    <w:rPr>
      <w:rFonts w:eastAsia="微软雅黑"/>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tatic.sdg-china.com/moon/media/web/video2017-11-11.mp4"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qq.com/x/page/c0336zzimmv.html"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694F42-5A47-4D5C-B48C-17FD6FF56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13</Pages>
  <Words>658</Words>
  <Characters>3752</Characters>
  <Application>Microsoft Office Word</Application>
  <DocSecurity>0</DocSecurity>
  <Lines>31</Lines>
  <Paragraphs>8</Paragraphs>
  <ScaleCrop>false</ScaleCrop>
  <Company/>
  <LinksUpToDate>false</LinksUpToDate>
  <CharactersWithSpaces>4402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薛飞跃</dc:creator>
  <cp:keywords/>
  <dc:description/>
  <cp:lastModifiedBy>薛飞跃</cp:lastModifiedBy>
  <cp:revision>101</cp:revision>
  <dcterms:created xsi:type="dcterms:W3CDTF">2017-11-23T03:19:00Z</dcterms:created>
  <dcterms:modified xsi:type="dcterms:W3CDTF">2017-11-28T03:45:00Z</dcterms:modified>
</cp:coreProperties>
</file>